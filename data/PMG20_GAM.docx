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6D024" w14:textId="75D71B30" w:rsidR="008C419B" w:rsidRPr="007743C1" w:rsidRDefault="00805D33" w:rsidP="008C419B">
      <w:pPr>
        <w:spacing w:after="0" w:line="240" w:lineRule="auto"/>
        <w:ind w:left="360" w:hanging="360"/>
        <w:jc w:val="center"/>
        <w:rPr>
          <w:rFonts w:cstheme="minorHAnsi"/>
          <w:b/>
          <w:sz w:val="21"/>
          <w:szCs w:val="21"/>
        </w:rPr>
      </w:pPr>
      <w:r>
        <w:rPr>
          <w:rFonts w:cstheme="minorHAnsi"/>
          <w:b/>
          <w:sz w:val="21"/>
          <w:szCs w:val="21"/>
        </w:rPr>
        <w:t xml:space="preserve">PMG </w:t>
      </w:r>
      <w:r w:rsidR="00CC3B8A">
        <w:rPr>
          <w:rFonts w:cstheme="minorHAnsi"/>
          <w:b/>
          <w:sz w:val="21"/>
          <w:szCs w:val="21"/>
        </w:rPr>
        <w:t xml:space="preserve">GAMMA </w:t>
      </w:r>
      <w:r w:rsidR="00A7134B">
        <w:rPr>
          <w:rFonts w:cstheme="minorHAnsi"/>
          <w:b/>
          <w:sz w:val="21"/>
          <w:szCs w:val="21"/>
        </w:rPr>
        <w:t>Study</w:t>
      </w:r>
      <w:r w:rsidR="008C419B" w:rsidRPr="007743C1">
        <w:rPr>
          <w:rFonts w:cstheme="minorHAnsi"/>
          <w:b/>
          <w:sz w:val="21"/>
          <w:szCs w:val="21"/>
        </w:rPr>
        <w:t xml:space="preserve"> – Survey Design</w:t>
      </w:r>
      <w:r w:rsidR="00CB1F72">
        <w:rPr>
          <w:rFonts w:cstheme="minorHAnsi"/>
          <w:b/>
          <w:sz w:val="21"/>
          <w:szCs w:val="21"/>
        </w:rPr>
        <w:t xml:space="preserve"> - FINAL</w:t>
      </w:r>
    </w:p>
    <w:p w14:paraId="7B6BA075" w14:textId="77777777" w:rsidR="008C419B" w:rsidRPr="007743C1" w:rsidRDefault="008C419B" w:rsidP="008C419B">
      <w:pPr>
        <w:spacing w:after="0" w:line="240" w:lineRule="auto"/>
        <w:ind w:left="360" w:hanging="360"/>
        <w:rPr>
          <w:rFonts w:cstheme="minorHAnsi"/>
          <w:sz w:val="21"/>
          <w:szCs w:val="21"/>
        </w:rPr>
      </w:pPr>
    </w:p>
    <w:p w14:paraId="6AF7AF39" w14:textId="77777777" w:rsidR="008C419B" w:rsidRPr="007743C1" w:rsidRDefault="008C419B" w:rsidP="008C419B">
      <w:pPr>
        <w:spacing w:after="0" w:line="240" w:lineRule="auto"/>
        <w:rPr>
          <w:rFonts w:cstheme="minorHAnsi"/>
          <w:b/>
          <w:sz w:val="21"/>
          <w:szCs w:val="21"/>
          <w:u w:val="single"/>
        </w:rPr>
      </w:pPr>
      <w:r w:rsidRPr="007743C1">
        <w:rPr>
          <w:rFonts w:cstheme="minorHAnsi"/>
          <w:b/>
          <w:sz w:val="21"/>
          <w:szCs w:val="21"/>
          <w:u w:val="single"/>
        </w:rPr>
        <w:t>ONLINE INTRO:</w:t>
      </w:r>
    </w:p>
    <w:p w14:paraId="3B0A0E53" w14:textId="77777777" w:rsidR="008C419B" w:rsidRPr="007743C1" w:rsidRDefault="008C419B" w:rsidP="008C419B">
      <w:pPr>
        <w:spacing w:after="0" w:line="240" w:lineRule="auto"/>
        <w:rPr>
          <w:rFonts w:cstheme="minorHAnsi"/>
          <w:sz w:val="21"/>
          <w:szCs w:val="21"/>
        </w:rPr>
      </w:pPr>
    </w:p>
    <w:p w14:paraId="0BD4604B" w14:textId="77777777" w:rsidR="008C419B" w:rsidRPr="007743C1" w:rsidRDefault="008C419B" w:rsidP="008C419B">
      <w:pPr>
        <w:spacing w:after="0" w:line="240" w:lineRule="auto"/>
        <w:rPr>
          <w:rFonts w:eastAsia="Calibri" w:cstheme="minorHAnsi"/>
          <w:sz w:val="21"/>
          <w:szCs w:val="21"/>
        </w:rPr>
      </w:pPr>
      <w:r w:rsidRPr="007743C1">
        <w:rPr>
          <w:rFonts w:eastAsia="Calibri" w:cstheme="minorHAnsi"/>
          <w:sz w:val="21"/>
          <w:szCs w:val="21"/>
        </w:rPr>
        <w:t xml:space="preserve">Financial services companies are interested in understanding the needs of consumers and are looking for ways to provide products and services to meet those needs. </w:t>
      </w:r>
    </w:p>
    <w:p w14:paraId="6D7EE46D" w14:textId="77777777" w:rsidR="008C419B" w:rsidRPr="007743C1" w:rsidRDefault="008C419B" w:rsidP="008C419B">
      <w:pPr>
        <w:spacing w:after="0" w:line="240" w:lineRule="auto"/>
        <w:rPr>
          <w:rFonts w:eastAsia="Calibri" w:cstheme="minorHAnsi"/>
          <w:sz w:val="21"/>
          <w:szCs w:val="21"/>
        </w:rPr>
      </w:pPr>
    </w:p>
    <w:p w14:paraId="380E18DE" w14:textId="77777777" w:rsidR="008C419B" w:rsidRPr="007743C1" w:rsidRDefault="008C419B" w:rsidP="008C419B">
      <w:pPr>
        <w:spacing w:after="0" w:line="240" w:lineRule="auto"/>
        <w:rPr>
          <w:rFonts w:eastAsia="MS PGothic" w:cstheme="minorHAnsi"/>
          <w:sz w:val="21"/>
          <w:szCs w:val="21"/>
          <w:lang w:eastAsia="ja-JP"/>
        </w:rPr>
      </w:pPr>
      <w:r w:rsidRPr="007743C1">
        <w:rPr>
          <w:rFonts w:eastAsia="MS PGothic" w:cstheme="minorHAnsi"/>
          <w:sz w:val="21"/>
          <w:szCs w:val="21"/>
          <w:lang w:eastAsia="ja-JP"/>
        </w:rPr>
        <w:t>PMG Intelligence is a national public opinion research firm conducting this important national study with Canadian residents</w:t>
      </w:r>
      <w:r w:rsidRPr="007743C1">
        <w:rPr>
          <w:rFonts w:cstheme="minorHAnsi"/>
          <w:sz w:val="21"/>
          <w:szCs w:val="21"/>
        </w:rPr>
        <w:t>. The feedback received will help to shape the product and service offerings of major Canadian financial providers.</w:t>
      </w:r>
    </w:p>
    <w:p w14:paraId="0FDCCC73" w14:textId="77777777" w:rsidR="008C419B" w:rsidRPr="007743C1" w:rsidRDefault="008C419B" w:rsidP="008C419B">
      <w:pPr>
        <w:spacing w:after="0" w:line="240" w:lineRule="auto"/>
        <w:rPr>
          <w:rFonts w:eastAsia="MS PGothic" w:cstheme="minorHAnsi"/>
          <w:b/>
          <w:bCs/>
          <w:sz w:val="21"/>
          <w:szCs w:val="21"/>
          <w:lang w:eastAsia="ja-JP"/>
        </w:rPr>
      </w:pPr>
    </w:p>
    <w:p w14:paraId="249C1C6A" w14:textId="77777777" w:rsidR="008C419B" w:rsidRPr="007743C1" w:rsidRDefault="008C419B" w:rsidP="008C419B">
      <w:pPr>
        <w:spacing w:after="0" w:line="240" w:lineRule="auto"/>
        <w:rPr>
          <w:rFonts w:cstheme="minorHAnsi"/>
          <w:sz w:val="21"/>
          <w:szCs w:val="21"/>
        </w:rPr>
      </w:pPr>
      <w:r w:rsidRPr="007743C1">
        <w:rPr>
          <w:rFonts w:eastAsia="MS PGothic" w:cstheme="minorHAnsi"/>
          <w:sz w:val="21"/>
          <w:szCs w:val="21"/>
          <w:lang w:eastAsia="ja-JP"/>
        </w:rPr>
        <w:t xml:space="preserve">Please be assured, we are not selling anything and are only interested in your opinions. The survey will take approximately </w:t>
      </w:r>
      <w:r w:rsidR="00B91759">
        <w:rPr>
          <w:rFonts w:eastAsia="MS PGothic" w:cstheme="minorHAnsi"/>
          <w:sz w:val="21"/>
          <w:szCs w:val="21"/>
          <w:highlight w:val="yellow"/>
          <w:lang w:eastAsia="ja-JP"/>
        </w:rPr>
        <w:t>xx</w:t>
      </w:r>
      <w:r w:rsidRPr="007743C1">
        <w:rPr>
          <w:rFonts w:eastAsia="MS PGothic" w:cstheme="minorHAnsi"/>
          <w:sz w:val="21"/>
          <w:szCs w:val="21"/>
          <w:highlight w:val="yellow"/>
          <w:lang w:eastAsia="ja-JP"/>
        </w:rPr>
        <w:t xml:space="preserve"> minutes</w:t>
      </w:r>
      <w:r w:rsidRPr="007743C1">
        <w:rPr>
          <w:rFonts w:eastAsia="MS PGothic" w:cstheme="minorHAnsi"/>
          <w:sz w:val="21"/>
          <w:szCs w:val="21"/>
          <w:lang w:eastAsia="ja-JP"/>
        </w:rPr>
        <w:t xml:space="preserve"> to complete, depending on your responses.</w:t>
      </w:r>
    </w:p>
    <w:p w14:paraId="13FAD0AC" w14:textId="77777777" w:rsidR="008C419B" w:rsidRPr="007743C1" w:rsidRDefault="008C419B" w:rsidP="008C419B">
      <w:pPr>
        <w:spacing w:after="0" w:line="240" w:lineRule="auto"/>
        <w:rPr>
          <w:rFonts w:cstheme="minorHAnsi"/>
          <w:sz w:val="21"/>
          <w:szCs w:val="21"/>
        </w:rPr>
      </w:pPr>
    </w:p>
    <w:p w14:paraId="182418E0" w14:textId="77777777" w:rsidR="008C419B" w:rsidRPr="007743C1" w:rsidRDefault="008C419B" w:rsidP="008C419B">
      <w:pPr>
        <w:spacing w:after="0" w:line="240" w:lineRule="auto"/>
        <w:rPr>
          <w:rFonts w:cstheme="minorHAnsi"/>
          <w:i/>
          <w:sz w:val="21"/>
          <w:szCs w:val="21"/>
        </w:rPr>
      </w:pPr>
      <w:r w:rsidRPr="007743C1">
        <w:rPr>
          <w:rFonts w:cstheme="minorHAnsi"/>
          <w:b/>
          <w:i/>
          <w:sz w:val="21"/>
          <w:szCs w:val="21"/>
        </w:rPr>
        <w:t>Please note that all information collected will be used for research purposes only and administered as per the requirements of the Privacy Act of Canada.</w:t>
      </w:r>
    </w:p>
    <w:p w14:paraId="3BDAFA4E" w14:textId="77777777" w:rsidR="008C419B" w:rsidRPr="007743C1" w:rsidRDefault="008C419B" w:rsidP="008C419B">
      <w:pPr>
        <w:spacing w:after="0" w:line="240" w:lineRule="auto"/>
        <w:rPr>
          <w:rFonts w:cstheme="minorHAnsi"/>
          <w:sz w:val="21"/>
          <w:szCs w:val="21"/>
        </w:rPr>
      </w:pPr>
    </w:p>
    <w:p w14:paraId="5AC14D43" w14:textId="77777777" w:rsidR="008C419B" w:rsidRPr="007743C1" w:rsidRDefault="008C419B" w:rsidP="008C419B">
      <w:pPr>
        <w:spacing w:after="0" w:line="240" w:lineRule="auto"/>
        <w:rPr>
          <w:rFonts w:cstheme="minorHAnsi"/>
          <w:sz w:val="21"/>
          <w:szCs w:val="21"/>
        </w:rPr>
      </w:pPr>
    </w:p>
    <w:p w14:paraId="44BDF5C1" w14:textId="3253B2A1" w:rsidR="008C419B" w:rsidRDefault="008C419B" w:rsidP="008C419B">
      <w:pPr>
        <w:spacing w:after="0" w:line="240" w:lineRule="auto"/>
        <w:rPr>
          <w:rFonts w:cstheme="minorHAnsi"/>
          <w:b/>
          <w:sz w:val="21"/>
          <w:szCs w:val="21"/>
          <w:u w:val="single"/>
        </w:rPr>
      </w:pPr>
      <w:r w:rsidRPr="007743C1">
        <w:rPr>
          <w:rFonts w:cstheme="minorHAnsi"/>
          <w:b/>
          <w:sz w:val="21"/>
          <w:szCs w:val="21"/>
          <w:u w:val="single"/>
        </w:rPr>
        <w:t>QUALIFYING CRITERIA</w:t>
      </w:r>
    </w:p>
    <w:p w14:paraId="4FF8A813" w14:textId="1626A008" w:rsidR="00D5287E" w:rsidRPr="007743C1" w:rsidRDefault="00D5287E" w:rsidP="008C419B">
      <w:pPr>
        <w:spacing w:after="0" w:line="240" w:lineRule="auto"/>
        <w:rPr>
          <w:rFonts w:cstheme="minorHAnsi"/>
          <w:sz w:val="21"/>
          <w:szCs w:val="21"/>
        </w:rPr>
      </w:pPr>
      <w:r>
        <w:rPr>
          <w:rFonts w:cstheme="minorHAnsi"/>
          <w:sz w:val="21"/>
          <w:szCs w:val="21"/>
        </w:rPr>
        <w:t xml:space="preserve">The following questions will help us understand if you are a good fit for this study. It will also help us understand you and your finances. Please be assured all your individual responses will be kept strictly confidential. </w:t>
      </w:r>
    </w:p>
    <w:p w14:paraId="4689D4F7" w14:textId="77777777" w:rsidR="008C419B" w:rsidRPr="007743C1" w:rsidRDefault="008C419B" w:rsidP="008C419B">
      <w:pPr>
        <w:spacing w:after="0" w:line="240" w:lineRule="auto"/>
        <w:ind w:left="360" w:hanging="360"/>
        <w:rPr>
          <w:rFonts w:cstheme="minorHAnsi"/>
          <w:sz w:val="21"/>
          <w:szCs w:val="21"/>
        </w:rPr>
      </w:pPr>
    </w:p>
    <w:p w14:paraId="0D3EA013" w14:textId="4F57E12C" w:rsidR="008C419B" w:rsidRPr="007743C1" w:rsidRDefault="008C419B" w:rsidP="008C419B">
      <w:pPr>
        <w:pStyle w:val="ListParagraph"/>
        <w:numPr>
          <w:ilvl w:val="0"/>
          <w:numId w:val="2"/>
        </w:numPr>
        <w:spacing w:after="0" w:line="240" w:lineRule="auto"/>
        <w:rPr>
          <w:rFonts w:cstheme="minorHAnsi"/>
          <w:sz w:val="21"/>
          <w:szCs w:val="21"/>
        </w:rPr>
      </w:pPr>
      <w:r w:rsidRPr="007743C1">
        <w:rPr>
          <w:rFonts w:cstheme="minorHAnsi"/>
          <w:sz w:val="21"/>
          <w:szCs w:val="21"/>
        </w:rPr>
        <w:t>Who in your household would you consider to be the primary decision-maker regarding financial decisions</w:t>
      </w:r>
      <w:r w:rsidR="00A21A22">
        <w:rPr>
          <w:rFonts w:cstheme="minorHAnsi"/>
          <w:sz w:val="21"/>
          <w:szCs w:val="21"/>
        </w:rPr>
        <w:t xml:space="preserve"> that impact you and your money</w:t>
      </w:r>
      <w:r w:rsidRPr="007743C1">
        <w:rPr>
          <w:rFonts w:cstheme="minorHAnsi"/>
          <w:sz w:val="21"/>
          <w:szCs w:val="21"/>
        </w:rPr>
        <w:t xml:space="preserve">? </w:t>
      </w:r>
      <w:r w:rsidRPr="007743C1">
        <w:rPr>
          <w:rFonts w:cstheme="minorHAnsi"/>
          <w:b/>
          <w:sz w:val="21"/>
          <w:szCs w:val="21"/>
        </w:rPr>
        <w:t xml:space="preserve">[SELECT ONE] </w:t>
      </w:r>
    </w:p>
    <w:p w14:paraId="368FB6B8" w14:textId="77777777" w:rsidR="008C419B" w:rsidRPr="007743C1" w:rsidRDefault="008C419B" w:rsidP="00F66918">
      <w:pPr>
        <w:tabs>
          <w:tab w:val="num" w:pos="1134"/>
          <w:tab w:val="num" w:pos="1695"/>
        </w:tabs>
        <w:spacing w:after="0" w:line="240" w:lineRule="auto"/>
        <w:rPr>
          <w:rFonts w:cstheme="minorHAnsi"/>
          <w:sz w:val="21"/>
          <w:szCs w:val="21"/>
        </w:rPr>
      </w:pPr>
      <w:r w:rsidRPr="007743C1">
        <w:rPr>
          <w:rFonts w:cstheme="minorHAnsi"/>
          <w:sz w:val="21"/>
          <w:szCs w:val="21"/>
        </w:rPr>
        <w:t>Exclusively you</w:t>
      </w:r>
    </w:p>
    <w:p w14:paraId="42618510" w14:textId="77777777" w:rsidR="008C419B" w:rsidRPr="007743C1" w:rsidRDefault="008C419B" w:rsidP="00F66918">
      <w:pPr>
        <w:tabs>
          <w:tab w:val="num" w:pos="1134"/>
          <w:tab w:val="num" w:pos="1695"/>
        </w:tabs>
        <w:spacing w:after="0" w:line="240" w:lineRule="auto"/>
        <w:rPr>
          <w:rFonts w:cstheme="minorHAnsi"/>
          <w:sz w:val="21"/>
          <w:szCs w:val="21"/>
        </w:rPr>
      </w:pPr>
      <w:r w:rsidRPr="007743C1">
        <w:rPr>
          <w:rFonts w:cstheme="minorHAnsi"/>
          <w:sz w:val="21"/>
          <w:szCs w:val="21"/>
        </w:rPr>
        <w:t>Financial decisions are shared between you and someone else</w:t>
      </w:r>
    </w:p>
    <w:p w14:paraId="323A96F2" w14:textId="77777777" w:rsidR="008C419B" w:rsidRPr="007743C1" w:rsidRDefault="008C419B" w:rsidP="00F66918">
      <w:pPr>
        <w:tabs>
          <w:tab w:val="num" w:pos="1134"/>
          <w:tab w:val="num" w:pos="1695"/>
        </w:tabs>
        <w:spacing w:after="0" w:line="240" w:lineRule="auto"/>
        <w:rPr>
          <w:rFonts w:cstheme="minorHAnsi"/>
          <w:sz w:val="21"/>
          <w:szCs w:val="21"/>
        </w:rPr>
      </w:pPr>
      <w:r w:rsidRPr="007743C1">
        <w:rPr>
          <w:rFonts w:cstheme="minorHAnsi"/>
          <w:sz w:val="21"/>
          <w:szCs w:val="21"/>
        </w:rPr>
        <w:t xml:space="preserve">Exclusively your partner or spouse </w:t>
      </w:r>
      <w:r w:rsidRPr="00D3339C">
        <w:rPr>
          <w:rFonts w:cstheme="minorHAnsi"/>
          <w:b/>
          <w:sz w:val="21"/>
          <w:szCs w:val="21"/>
        </w:rPr>
        <w:t>[TERMINATE]</w:t>
      </w:r>
    </w:p>
    <w:p w14:paraId="0CBD9D7B" w14:textId="77777777" w:rsidR="008C419B" w:rsidRPr="007743C1" w:rsidRDefault="008C419B" w:rsidP="00F66918">
      <w:pPr>
        <w:tabs>
          <w:tab w:val="num" w:pos="1134"/>
          <w:tab w:val="num" w:pos="1695"/>
        </w:tabs>
        <w:spacing w:after="0" w:line="240" w:lineRule="auto"/>
        <w:rPr>
          <w:rFonts w:cstheme="minorHAnsi"/>
          <w:sz w:val="21"/>
          <w:szCs w:val="21"/>
        </w:rPr>
      </w:pPr>
      <w:r w:rsidRPr="007743C1">
        <w:rPr>
          <w:rFonts w:cstheme="minorHAnsi"/>
          <w:sz w:val="21"/>
          <w:szCs w:val="21"/>
        </w:rPr>
        <w:t xml:space="preserve">Prefer not to respond </w:t>
      </w:r>
      <w:r w:rsidRPr="00D3339C">
        <w:rPr>
          <w:rFonts w:cstheme="minorHAnsi"/>
          <w:b/>
          <w:sz w:val="21"/>
          <w:szCs w:val="21"/>
        </w:rPr>
        <w:t>[TERMINATE]</w:t>
      </w:r>
    </w:p>
    <w:p w14:paraId="614F29CF" w14:textId="43400265" w:rsidR="008C419B" w:rsidRDefault="008C419B" w:rsidP="008C419B">
      <w:pPr>
        <w:spacing w:after="0" w:line="240" w:lineRule="auto"/>
        <w:rPr>
          <w:rFonts w:cstheme="minorHAnsi"/>
          <w:sz w:val="21"/>
          <w:szCs w:val="21"/>
        </w:rPr>
      </w:pPr>
    </w:p>
    <w:p w14:paraId="719A9870" w14:textId="77777777" w:rsidR="006D03E9" w:rsidRPr="009E67A6" w:rsidRDefault="006D03E9" w:rsidP="006D03E9">
      <w:pPr>
        <w:pStyle w:val="ListParagraph"/>
        <w:numPr>
          <w:ilvl w:val="0"/>
          <w:numId w:val="2"/>
        </w:numPr>
        <w:spacing w:after="0" w:line="240" w:lineRule="auto"/>
        <w:rPr>
          <w:rFonts w:cstheme="minorHAnsi"/>
          <w:sz w:val="21"/>
          <w:szCs w:val="21"/>
          <w:highlight w:val="green"/>
          <w:lang w:val="en-US"/>
        </w:rPr>
      </w:pPr>
      <w:r w:rsidRPr="009E67A6">
        <w:rPr>
          <w:rFonts w:cstheme="minorHAnsi"/>
          <w:sz w:val="21"/>
          <w:szCs w:val="21"/>
          <w:highlight w:val="green"/>
          <w:lang w:val="en-US"/>
        </w:rPr>
        <w:t>In what year were you born?</w:t>
      </w:r>
    </w:p>
    <w:p w14:paraId="52D6FC05" w14:textId="77777777" w:rsidR="006D03E9" w:rsidRPr="007743C1" w:rsidRDefault="006D03E9" w:rsidP="006D03E9">
      <w:pPr>
        <w:spacing w:after="0" w:line="240" w:lineRule="auto"/>
        <w:ind w:firstLine="720"/>
        <w:rPr>
          <w:rFonts w:cstheme="minorHAnsi"/>
          <w:sz w:val="21"/>
          <w:szCs w:val="21"/>
          <w:lang w:val="en-US"/>
        </w:rPr>
      </w:pPr>
      <w:r w:rsidRPr="00311627">
        <w:rPr>
          <w:rFonts w:cstheme="minorHAnsi"/>
          <w:sz w:val="21"/>
          <w:szCs w:val="21"/>
          <w:highlight w:val="cyan"/>
          <w:lang w:val="en-US"/>
        </w:rPr>
        <w:t>____________________</w:t>
      </w:r>
    </w:p>
    <w:p w14:paraId="1C8F250F" w14:textId="46BFEB1B" w:rsidR="006D03E9" w:rsidRPr="007743C1" w:rsidRDefault="006D03E9" w:rsidP="006D03E9">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 xml:space="preserve">IF </w:t>
      </w:r>
      <w:r>
        <w:rPr>
          <w:rFonts w:cstheme="minorHAnsi"/>
          <w:sz w:val="21"/>
          <w:szCs w:val="21"/>
        </w:rPr>
        <w:t xml:space="preserve">AFTER 2002 </w:t>
      </w:r>
      <w:r w:rsidRPr="007743C1">
        <w:rPr>
          <w:rFonts w:cstheme="minorHAnsi"/>
          <w:b/>
          <w:sz w:val="21"/>
          <w:szCs w:val="21"/>
        </w:rPr>
        <w:t>[TERMINATE]</w:t>
      </w:r>
    </w:p>
    <w:p w14:paraId="09A8C0F3" w14:textId="43B913E7" w:rsidR="006D03E9" w:rsidRPr="006D03E9" w:rsidRDefault="006D03E9" w:rsidP="008C419B">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lang w:val="en-US"/>
        </w:rPr>
        <w:t xml:space="preserve">Prefer not to respond </w:t>
      </w:r>
      <w:r w:rsidRPr="007743C1">
        <w:rPr>
          <w:rFonts w:cstheme="minorHAnsi"/>
          <w:b/>
          <w:sz w:val="21"/>
          <w:szCs w:val="21"/>
        </w:rPr>
        <w:t>[TERMINATE]</w:t>
      </w:r>
    </w:p>
    <w:p w14:paraId="31C1C475" w14:textId="77777777" w:rsidR="006D03E9" w:rsidRDefault="006D03E9" w:rsidP="008C419B">
      <w:pPr>
        <w:spacing w:after="0" w:line="240" w:lineRule="auto"/>
        <w:rPr>
          <w:rFonts w:cstheme="minorHAnsi"/>
          <w:sz w:val="21"/>
          <w:szCs w:val="21"/>
        </w:rPr>
      </w:pPr>
    </w:p>
    <w:p w14:paraId="26950134" w14:textId="77777777" w:rsidR="008C419B" w:rsidRPr="007743C1" w:rsidRDefault="008C419B" w:rsidP="008C419B">
      <w:pPr>
        <w:pStyle w:val="ListParagraph"/>
        <w:numPr>
          <w:ilvl w:val="0"/>
          <w:numId w:val="2"/>
        </w:numPr>
        <w:spacing w:after="0" w:line="240" w:lineRule="auto"/>
        <w:rPr>
          <w:rFonts w:cstheme="minorHAnsi"/>
          <w:sz w:val="21"/>
          <w:szCs w:val="21"/>
          <w:lang w:val="en-US"/>
        </w:rPr>
      </w:pPr>
      <w:r w:rsidRPr="007743C1">
        <w:rPr>
          <w:rFonts w:cstheme="minorHAnsi"/>
          <w:sz w:val="21"/>
          <w:szCs w:val="21"/>
          <w:lang w:val="en-US"/>
        </w:rPr>
        <w:t xml:space="preserve">What is your employment status? </w:t>
      </w:r>
    </w:p>
    <w:p w14:paraId="3D5BF6CA"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 xml:space="preserve">Employed full-time </w:t>
      </w:r>
    </w:p>
    <w:p w14:paraId="0C17877E"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 xml:space="preserve">Employed part-time, or consulting </w:t>
      </w:r>
    </w:p>
    <w:p w14:paraId="7DB593A8"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Self-employed professional</w:t>
      </w:r>
    </w:p>
    <w:p w14:paraId="39EE9EA6"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Business owner</w:t>
      </w:r>
    </w:p>
    <w:p w14:paraId="124921A5"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 xml:space="preserve">Stay-at-home parent/Homemaker </w:t>
      </w:r>
    </w:p>
    <w:p w14:paraId="1A9C7A88"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Not currently employed but looking for work</w:t>
      </w:r>
    </w:p>
    <w:p w14:paraId="001560BE"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Not currently employed and not looking for work</w:t>
      </w:r>
    </w:p>
    <w:p w14:paraId="4F2D0861" w14:textId="08318A83" w:rsidR="00C960C3" w:rsidRPr="00F66918" w:rsidRDefault="00C960C3" w:rsidP="00F66918">
      <w:pPr>
        <w:spacing w:after="0" w:line="240" w:lineRule="auto"/>
        <w:rPr>
          <w:rFonts w:cstheme="minorHAnsi"/>
          <w:color w:val="000000"/>
          <w:sz w:val="21"/>
          <w:szCs w:val="21"/>
        </w:rPr>
      </w:pPr>
      <w:r w:rsidRPr="00F66918">
        <w:rPr>
          <w:rFonts w:cstheme="minorHAnsi"/>
          <w:color w:val="000000"/>
          <w:sz w:val="21"/>
          <w:szCs w:val="21"/>
        </w:rPr>
        <w:t>Student</w:t>
      </w:r>
    </w:p>
    <w:p w14:paraId="6F9B7736" w14:textId="4154F48A" w:rsidR="00925E69" w:rsidRPr="00F66918" w:rsidRDefault="00925E69" w:rsidP="00F66918">
      <w:pPr>
        <w:spacing w:after="0" w:line="240" w:lineRule="auto"/>
        <w:rPr>
          <w:rFonts w:cstheme="minorHAnsi"/>
          <w:color w:val="000000"/>
          <w:sz w:val="21"/>
          <w:szCs w:val="21"/>
        </w:rPr>
      </w:pPr>
      <w:r w:rsidRPr="00F66918">
        <w:rPr>
          <w:rFonts w:cstheme="minorHAnsi"/>
          <w:color w:val="000000"/>
          <w:sz w:val="21"/>
          <w:szCs w:val="21"/>
        </w:rPr>
        <w:t>Retired</w:t>
      </w:r>
    </w:p>
    <w:p w14:paraId="0DA7434A"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Other</w:t>
      </w:r>
    </w:p>
    <w:p w14:paraId="64CD2B06" w14:textId="77777777" w:rsidR="008C419B" w:rsidRPr="00F66918" w:rsidRDefault="008C419B" w:rsidP="00F66918">
      <w:pPr>
        <w:spacing w:after="0" w:line="240" w:lineRule="auto"/>
        <w:rPr>
          <w:rFonts w:cstheme="minorHAnsi"/>
          <w:color w:val="000000"/>
          <w:sz w:val="21"/>
          <w:szCs w:val="21"/>
        </w:rPr>
      </w:pPr>
      <w:r w:rsidRPr="00F66918">
        <w:rPr>
          <w:rFonts w:cstheme="minorHAnsi"/>
          <w:color w:val="000000"/>
          <w:sz w:val="21"/>
          <w:szCs w:val="21"/>
        </w:rPr>
        <w:t>Prefer not to respond</w:t>
      </w:r>
    </w:p>
    <w:p w14:paraId="6CEE5E43" w14:textId="77777777" w:rsidR="004D4EC9" w:rsidRDefault="004D4EC9" w:rsidP="008C419B">
      <w:pPr>
        <w:pStyle w:val="ListParagraph"/>
        <w:spacing w:after="0" w:line="240" w:lineRule="auto"/>
        <w:ind w:left="1080"/>
        <w:rPr>
          <w:rFonts w:cstheme="minorHAnsi"/>
          <w:sz w:val="21"/>
          <w:szCs w:val="21"/>
        </w:rPr>
      </w:pPr>
    </w:p>
    <w:p w14:paraId="30222C99" w14:textId="0D4E2AB7" w:rsidR="00D5287E" w:rsidRPr="009E67A6" w:rsidRDefault="00D5287E" w:rsidP="00D5287E">
      <w:pPr>
        <w:pStyle w:val="ListParagraph"/>
        <w:numPr>
          <w:ilvl w:val="0"/>
          <w:numId w:val="2"/>
        </w:numPr>
        <w:spacing w:after="0" w:line="240" w:lineRule="auto"/>
        <w:rPr>
          <w:sz w:val="21"/>
          <w:szCs w:val="21"/>
          <w:highlight w:val="green"/>
        </w:rPr>
      </w:pPr>
      <w:r w:rsidRPr="009E67A6">
        <w:rPr>
          <w:sz w:val="21"/>
          <w:szCs w:val="21"/>
          <w:highlight w:val="green"/>
        </w:rPr>
        <w:t xml:space="preserve">On a scale from </w:t>
      </w:r>
      <w:r w:rsidR="003E18ED">
        <w:rPr>
          <w:sz w:val="21"/>
          <w:szCs w:val="21"/>
          <w:highlight w:val="green"/>
        </w:rPr>
        <w:t>0</w:t>
      </w:r>
      <w:r w:rsidRPr="009E67A6">
        <w:rPr>
          <w:sz w:val="21"/>
          <w:szCs w:val="21"/>
          <w:highlight w:val="green"/>
        </w:rPr>
        <w:t xml:space="preserve"> to 10, how much trust do you have in…? </w:t>
      </w:r>
    </w:p>
    <w:tbl>
      <w:tblPr>
        <w:tblW w:w="1062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21"/>
        <w:gridCol w:w="2139"/>
        <w:gridCol w:w="369"/>
        <w:gridCol w:w="369"/>
        <w:gridCol w:w="369"/>
        <w:gridCol w:w="327"/>
        <w:gridCol w:w="485"/>
        <w:gridCol w:w="369"/>
        <w:gridCol w:w="369"/>
        <w:gridCol w:w="369"/>
        <w:gridCol w:w="369"/>
        <w:gridCol w:w="1865"/>
      </w:tblGrid>
      <w:tr w:rsidR="003E18ED" w:rsidRPr="005E5775" w14:paraId="12D9C7E2" w14:textId="77777777" w:rsidTr="003E18ED">
        <w:trPr>
          <w:trHeight w:val="672"/>
        </w:trPr>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2A15BEED" w14:textId="77777777" w:rsidR="003E18ED" w:rsidRPr="005E5775" w:rsidRDefault="003E18ED" w:rsidP="00925E69">
            <w:pPr>
              <w:pStyle w:val="ListParagraph"/>
              <w:spacing w:after="0" w:line="240" w:lineRule="auto"/>
              <w:ind w:left="0"/>
              <w:jc w:val="center"/>
              <w:rPr>
                <w:b/>
                <w:bCs/>
                <w:sz w:val="21"/>
                <w:szCs w:val="21"/>
              </w:rPr>
            </w:pPr>
          </w:p>
        </w:tc>
        <w:tc>
          <w:tcPr>
            <w:tcW w:w="0" w:type="auto"/>
            <w:tcBorders>
              <w:top w:val="single" w:sz="8" w:space="0" w:color="4F81BD"/>
              <w:left w:val="single" w:sz="8" w:space="0" w:color="4F81BD"/>
              <w:bottom w:val="single" w:sz="18" w:space="0" w:color="4F81BD"/>
              <w:right w:val="single" w:sz="8" w:space="0" w:color="4F81BD"/>
            </w:tcBorders>
            <w:vAlign w:val="center"/>
          </w:tcPr>
          <w:p w14:paraId="6C40F503" w14:textId="77777777" w:rsidR="003E18ED" w:rsidRDefault="003E18ED" w:rsidP="003E18ED">
            <w:pPr>
              <w:pStyle w:val="ListParagraph"/>
              <w:spacing w:after="0" w:line="240" w:lineRule="auto"/>
              <w:ind w:left="0"/>
              <w:jc w:val="center"/>
              <w:rPr>
                <w:b/>
                <w:bCs/>
                <w:sz w:val="20"/>
                <w:szCs w:val="20"/>
              </w:rPr>
            </w:pPr>
            <w:r>
              <w:rPr>
                <w:b/>
                <w:bCs/>
                <w:sz w:val="20"/>
                <w:szCs w:val="20"/>
              </w:rPr>
              <w:t>Completely distrust</w:t>
            </w:r>
          </w:p>
          <w:p w14:paraId="089325D7" w14:textId="1304653C" w:rsidR="003E18ED" w:rsidRPr="005E5775" w:rsidRDefault="003E18ED" w:rsidP="003E18ED">
            <w:pPr>
              <w:pStyle w:val="ListParagraph"/>
              <w:spacing w:after="0" w:line="240" w:lineRule="auto"/>
              <w:ind w:left="0"/>
              <w:jc w:val="center"/>
              <w:rPr>
                <w:b/>
                <w:bCs/>
                <w:sz w:val="20"/>
                <w:szCs w:val="20"/>
              </w:rPr>
            </w:pPr>
            <w:r>
              <w:rPr>
                <w:b/>
                <w:bCs/>
                <w:sz w:val="20"/>
                <w:szCs w:val="20"/>
              </w:rPr>
              <w:t>0</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6A52B23D" w14:textId="33E0D67B" w:rsidR="003E18ED" w:rsidRPr="005E5775" w:rsidRDefault="003E18ED" w:rsidP="00925E69">
            <w:pPr>
              <w:pStyle w:val="ListParagraph"/>
              <w:spacing w:after="0" w:line="240" w:lineRule="auto"/>
              <w:ind w:left="0"/>
              <w:jc w:val="center"/>
              <w:rPr>
                <w:b/>
                <w:bCs/>
                <w:sz w:val="20"/>
                <w:szCs w:val="20"/>
              </w:rPr>
            </w:pPr>
            <w:r>
              <w:rPr>
                <w:b/>
                <w:bCs/>
                <w:sz w:val="20"/>
                <w:szCs w:val="20"/>
              </w:rPr>
              <w:t>1</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0344E73C" w14:textId="7AF0F42A" w:rsidR="003E18ED" w:rsidRPr="005E5775" w:rsidRDefault="003E18ED" w:rsidP="00925E69">
            <w:pPr>
              <w:pStyle w:val="ListParagraph"/>
              <w:spacing w:after="0" w:line="240" w:lineRule="auto"/>
              <w:ind w:left="0"/>
              <w:jc w:val="center"/>
              <w:rPr>
                <w:b/>
                <w:bCs/>
                <w:sz w:val="20"/>
                <w:szCs w:val="20"/>
              </w:rPr>
            </w:pPr>
            <w:r>
              <w:rPr>
                <w:b/>
                <w:bCs/>
                <w:sz w:val="20"/>
                <w:szCs w:val="20"/>
              </w:rPr>
              <w:t>2</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0567A08C" w14:textId="77777777" w:rsidR="003E18ED" w:rsidRPr="005E5775" w:rsidRDefault="003E18ED" w:rsidP="00925E69">
            <w:pPr>
              <w:pStyle w:val="ListParagraph"/>
              <w:spacing w:after="0" w:line="240" w:lineRule="auto"/>
              <w:ind w:left="0"/>
              <w:jc w:val="center"/>
              <w:rPr>
                <w:b/>
                <w:bCs/>
                <w:sz w:val="20"/>
                <w:szCs w:val="20"/>
              </w:rPr>
            </w:pPr>
            <w:r w:rsidRPr="005E5775">
              <w:rPr>
                <w:b/>
                <w:bCs/>
                <w:sz w:val="20"/>
                <w:szCs w:val="20"/>
              </w:rPr>
              <w:t>3</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7386D3BB" w14:textId="77777777" w:rsidR="003E18ED" w:rsidRPr="005E5775" w:rsidRDefault="003E18ED" w:rsidP="00925E69">
            <w:pPr>
              <w:pStyle w:val="ListParagraph"/>
              <w:spacing w:after="0" w:line="240" w:lineRule="auto"/>
              <w:ind w:left="0"/>
              <w:jc w:val="center"/>
              <w:rPr>
                <w:b/>
                <w:bCs/>
                <w:sz w:val="20"/>
                <w:szCs w:val="20"/>
              </w:rPr>
            </w:pPr>
            <w:r w:rsidRPr="005E5775">
              <w:rPr>
                <w:b/>
                <w:bCs/>
                <w:sz w:val="20"/>
                <w:szCs w:val="20"/>
              </w:rPr>
              <w:t>4</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16759899" w14:textId="77777777" w:rsidR="003E18ED" w:rsidRPr="005E5775" w:rsidRDefault="003E18ED" w:rsidP="00925E69">
            <w:pPr>
              <w:pStyle w:val="ListParagraph"/>
              <w:spacing w:after="0" w:line="240" w:lineRule="auto"/>
              <w:ind w:left="0"/>
              <w:jc w:val="center"/>
              <w:rPr>
                <w:b/>
                <w:bCs/>
                <w:sz w:val="20"/>
                <w:szCs w:val="20"/>
              </w:rPr>
            </w:pPr>
            <w:r w:rsidRPr="005E5775">
              <w:rPr>
                <w:b/>
                <w:bCs/>
                <w:sz w:val="20"/>
                <w:szCs w:val="20"/>
              </w:rPr>
              <w:t>5</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386BF0E3" w14:textId="77777777" w:rsidR="003E18ED" w:rsidRPr="005E5775" w:rsidRDefault="003E18ED" w:rsidP="00925E69">
            <w:pPr>
              <w:pStyle w:val="ListParagraph"/>
              <w:spacing w:after="0" w:line="240" w:lineRule="auto"/>
              <w:ind w:left="0"/>
              <w:jc w:val="center"/>
              <w:rPr>
                <w:b/>
                <w:bCs/>
                <w:sz w:val="20"/>
                <w:szCs w:val="20"/>
              </w:rPr>
            </w:pPr>
            <w:r w:rsidRPr="005E5775">
              <w:rPr>
                <w:b/>
                <w:bCs/>
                <w:sz w:val="20"/>
                <w:szCs w:val="20"/>
              </w:rPr>
              <w:t>6</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2004FCFF" w14:textId="77777777" w:rsidR="003E18ED" w:rsidRPr="005E5775" w:rsidRDefault="003E18ED" w:rsidP="00925E69">
            <w:pPr>
              <w:pStyle w:val="ListParagraph"/>
              <w:spacing w:after="0" w:line="240" w:lineRule="auto"/>
              <w:ind w:left="0"/>
              <w:jc w:val="center"/>
              <w:rPr>
                <w:b/>
                <w:bCs/>
                <w:sz w:val="20"/>
                <w:szCs w:val="20"/>
              </w:rPr>
            </w:pPr>
            <w:r w:rsidRPr="005E5775">
              <w:rPr>
                <w:b/>
                <w:bCs/>
                <w:sz w:val="20"/>
                <w:szCs w:val="20"/>
              </w:rPr>
              <w:t>7</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7A6A95E1" w14:textId="77777777" w:rsidR="003E18ED" w:rsidRPr="005E5775" w:rsidRDefault="003E18ED" w:rsidP="00925E69">
            <w:pPr>
              <w:pStyle w:val="ListParagraph"/>
              <w:spacing w:after="0" w:line="240" w:lineRule="auto"/>
              <w:ind w:left="0"/>
              <w:jc w:val="center"/>
              <w:rPr>
                <w:b/>
                <w:bCs/>
                <w:sz w:val="20"/>
                <w:szCs w:val="20"/>
              </w:rPr>
            </w:pPr>
            <w:r w:rsidRPr="005E5775">
              <w:rPr>
                <w:b/>
                <w:bCs/>
                <w:sz w:val="20"/>
                <w:szCs w:val="20"/>
              </w:rPr>
              <w:t>8</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43217F6D" w14:textId="4237FA69" w:rsidR="003E18ED" w:rsidRPr="005E5775" w:rsidRDefault="003E18ED" w:rsidP="00925E69">
            <w:pPr>
              <w:pStyle w:val="ListParagraph"/>
              <w:spacing w:after="0" w:line="240" w:lineRule="auto"/>
              <w:ind w:left="0"/>
              <w:jc w:val="center"/>
              <w:rPr>
                <w:b/>
                <w:bCs/>
                <w:sz w:val="20"/>
                <w:szCs w:val="20"/>
              </w:rPr>
            </w:pPr>
            <w:r>
              <w:rPr>
                <w:b/>
                <w:bCs/>
                <w:sz w:val="20"/>
                <w:szCs w:val="20"/>
              </w:rPr>
              <w:t>9</w:t>
            </w:r>
            <w:r w:rsidRPr="005E5775">
              <w:rPr>
                <w:b/>
                <w:bCs/>
                <w:sz w:val="20"/>
                <w:szCs w:val="20"/>
              </w:rPr>
              <w:t xml:space="preserve"> </w:t>
            </w:r>
          </w:p>
        </w:tc>
        <w:tc>
          <w:tcPr>
            <w:tcW w:w="0" w:type="auto"/>
            <w:tcBorders>
              <w:top w:val="single" w:sz="8" w:space="0" w:color="4F81BD"/>
              <w:left w:val="single" w:sz="8" w:space="0" w:color="4F81BD"/>
              <w:bottom w:val="single" w:sz="18" w:space="0" w:color="4F81BD"/>
              <w:right w:val="single" w:sz="8" w:space="0" w:color="4F81BD"/>
            </w:tcBorders>
            <w:shd w:val="clear" w:color="auto" w:fill="auto"/>
            <w:vAlign w:val="center"/>
          </w:tcPr>
          <w:p w14:paraId="1FDA538A" w14:textId="77777777" w:rsidR="003E18ED" w:rsidRDefault="003E18ED" w:rsidP="00925E69">
            <w:pPr>
              <w:pStyle w:val="ListParagraph"/>
              <w:spacing w:after="0" w:line="240" w:lineRule="auto"/>
              <w:ind w:left="0"/>
              <w:jc w:val="center"/>
              <w:rPr>
                <w:b/>
                <w:bCs/>
                <w:sz w:val="20"/>
                <w:szCs w:val="20"/>
              </w:rPr>
            </w:pPr>
            <w:r>
              <w:rPr>
                <w:b/>
                <w:bCs/>
                <w:sz w:val="20"/>
                <w:szCs w:val="20"/>
              </w:rPr>
              <w:t>Completely trust</w:t>
            </w:r>
          </w:p>
          <w:p w14:paraId="61E1146F" w14:textId="0C5C17D1" w:rsidR="003E18ED" w:rsidRPr="005E5775" w:rsidRDefault="003E18ED" w:rsidP="00925E69">
            <w:pPr>
              <w:pStyle w:val="ListParagraph"/>
              <w:spacing w:after="0" w:line="240" w:lineRule="auto"/>
              <w:ind w:left="0"/>
              <w:jc w:val="center"/>
              <w:rPr>
                <w:b/>
                <w:bCs/>
                <w:sz w:val="20"/>
                <w:szCs w:val="20"/>
              </w:rPr>
            </w:pPr>
            <w:r>
              <w:rPr>
                <w:b/>
                <w:bCs/>
                <w:sz w:val="20"/>
                <w:szCs w:val="20"/>
              </w:rPr>
              <w:t>10</w:t>
            </w:r>
          </w:p>
        </w:tc>
      </w:tr>
      <w:tr w:rsidR="003E18ED" w:rsidRPr="005E5775" w14:paraId="057B5CC3" w14:textId="77777777" w:rsidTr="003E18ED">
        <w:trPr>
          <w:trHeight w:val="362"/>
        </w:trPr>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47D5EF9C" w14:textId="77777777" w:rsidR="003E18ED" w:rsidRPr="005E5775" w:rsidRDefault="003E18ED" w:rsidP="00925E69">
            <w:pPr>
              <w:pStyle w:val="ListParagraph"/>
              <w:spacing w:after="0" w:line="240" w:lineRule="auto"/>
              <w:ind w:left="0"/>
              <w:rPr>
                <w:bCs/>
                <w:sz w:val="21"/>
                <w:szCs w:val="21"/>
              </w:rPr>
            </w:pPr>
            <w:r w:rsidRPr="005E5775">
              <w:rPr>
                <w:bCs/>
                <w:sz w:val="21"/>
                <w:szCs w:val="21"/>
              </w:rPr>
              <w:t>The financial markets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Pr>
          <w:p w14:paraId="4EBB376F" w14:textId="77777777"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75560A96" w14:textId="0FC33454"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00E1114F" w14:textId="77777777"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5561BE11" w14:textId="77777777" w:rsidR="003E18ED" w:rsidRPr="005E5775" w:rsidRDefault="003E18ED" w:rsidP="00925E69">
            <w:pPr>
              <w:pStyle w:val="ListParagraph"/>
              <w:spacing w:after="0" w:line="240" w:lineRule="auto"/>
              <w:ind w:left="0"/>
              <w:jc w:val="center"/>
              <w:rPr>
                <w:b/>
                <w:i/>
                <w:sz w:val="21"/>
                <w:szCs w:val="21"/>
              </w:rPr>
            </w:pPr>
          </w:p>
        </w:tc>
        <w:tc>
          <w:tcPr>
            <w:tcW w:w="327"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21C57F20" w14:textId="77777777" w:rsidR="003E18ED" w:rsidRPr="005E5775" w:rsidRDefault="003E18ED" w:rsidP="00925E69">
            <w:pPr>
              <w:pStyle w:val="ListParagraph"/>
              <w:spacing w:after="0" w:line="240" w:lineRule="auto"/>
              <w:ind w:left="0"/>
              <w:jc w:val="center"/>
              <w:rPr>
                <w:b/>
                <w:i/>
                <w:sz w:val="21"/>
                <w:szCs w:val="21"/>
              </w:rPr>
            </w:pPr>
          </w:p>
        </w:tc>
        <w:tc>
          <w:tcPr>
            <w:tcW w:w="485"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30AAB19D" w14:textId="77777777"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1F6C9659" w14:textId="77777777"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23D0A4A8" w14:textId="77777777"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16499015" w14:textId="77777777"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1F29414F" w14:textId="77777777" w:rsidR="003E18ED" w:rsidRPr="005E5775" w:rsidRDefault="003E18ED" w:rsidP="00925E69">
            <w:pPr>
              <w:pStyle w:val="ListParagraph"/>
              <w:spacing w:after="0" w:line="240" w:lineRule="auto"/>
              <w:ind w:left="0"/>
              <w:jc w:val="center"/>
              <w:rPr>
                <w:b/>
                <w:i/>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3DFEE"/>
            <w:vAlign w:val="center"/>
          </w:tcPr>
          <w:p w14:paraId="0CBB38B6" w14:textId="77777777" w:rsidR="003E18ED" w:rsidRPr="005E5775" w:rsidRDefault="003E18ED" w:rsidP="00925E69">
            <w:pPr>
              <w:pStyle w:val="ListParagraph"/>
              <w:spacing w:after="0" w:line="240" w:lineRule="auto"/>
              <w:ind w:left="0"/>
              <w:jc w:val="center"/>
              <w:rPr>
                <w:b/>
                <w:i/>
                <w:sz w:val="21"/>
                <w:szCs w:val="21"/>
              </w:rPr>
            </w:pPr>
          </w:p>
        </w:tc>
      </w:tr>
      <w:tr w:rsidR="003E18ED" w:rsidRPr="005E5775" w14:paraId="228B25B0" w14:textId="77777777" w:rsidTr="003E18ED">
        <w:trPr>
          <w:trHeight w:val="362"/>
        </w:trPr>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68A2529E" w14:textId="77777777" w:rsidR="003E18ED" w:rsidRPr="009E67A6" w:rsidRDefault="003E18ED" w:rsidP="00925E69">
            <w:pPr>
              <w:pStyle w:val="ListParagraph"/>
              <w:spacing w:after="0" w:line="240" w:lineRule="auto"/>
              <w:ind w:left="0"/>
              <w:rPr>
                <w:bCs/>
                <w:sz w:val="21"/>
                <w:szCs w:val="21"/>
                <w:highlight w:val="green"/>
              </w:rPr>
            </w:pPr>
            <w:r w:rsidRPr="009E67A6">
              <w:rPr>
                <w:bCs/>
                <w:sz w:val="21"/>
                <w:szCs w:val="21"/>
                <w:highlight w:val="green"/>
              </w:rPr>
              <w:t>The financial services industry</w:t>
            </w:r>
          </w:p>
        </w:tc>
        <w:tc>
          <w:tcPr>
            <w:tcW w:w="0" w:type="auto"/>
            <w:tcBorders>
              <w:top w:val="single" w:sz="8" w:space="0" w:color="4F81BD"/>
              <w:left w:val="single" w:sz="8" w:space="0" w:color="4F81BD"/>
              <w:bottom w:val="single" w:sz="8" w:space="0" w:color="4F81BD"/>
              <w:right w:val="single" w:sz="8" w:space="0" w:color="4F81BD"/>
            </w:tcBorders>
          </w:tcPr>
          <w:p w14:paraId="0892ED6F"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364876ED" w14:textId="0BAD0B30"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150741C9"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52736DC5" w14:textId="77777777" w:rsidR="003E18ED" w:rsidRPr="005E5775" w:rsidRDefault="003E18ED" w:rsidP="00925E69">
            <w:pPr>
              <w:pStyle w:val="ListParagraph"/>
              <w:spacing w:after="0" w:line="240" w:lineRule="auto"/>
              <w:ind w:left="0"/>
              <w:jc w:val="center"/>
              <w:rPr>
                <w:b/>
                <w:sz w:val="21"/>
                <w:szCs w:val="21"/>
              </w:rPr>
            </w:pPr>
          </w:p>
        </w:tc>
        <w:tc>
          <w:tcPr>
            <w:tcW w:w="327" w:type="dxa"/>
            <w:tcBorders>
              <w:top w:val="single" w:sz="8" w:space="0" w:color="4F81BD"/>
              <w:left w:val="single" w:sz="8" w:space="0" w:color="4F81BD"/>
              <w:bottom w:val="single" w:sz="8" w:space="0" w:color="4F81BD"/>
              <w:right w:val="single" w:sz="8" w:space="0" w:color="4F81BD"/>
            </w:tcBorders>
            <w:shd w:val="clear" w:color="auto" w:fill="auto"/>
            <w:vAlign w:val="center"/>
          </w:tcPr>
          <w:p w14:paraId="31470FC9" w14:textId="77777777" w:rsidR="003E18ED" w:rsidRPr="005E5775" w:rsidRDefault="003E18ED" w:rsidP="00925E69">
            <w:pPr>
              <w:pStyle w:val="ListParagraph"/>
              <w:spacing w:after="0" w:line="240" w:lineRule="auto"/>
              <w:ind w:left="0"/>
              <w:jc w:val="center"/>
              <w:rPr>
                <w:b/>
                <w:sz w:val="21"/>
                <w:szCs w:val="21"/>
              </w:rPr>
            </w:pPr>
          </w:p>
        </w:tc>
        <w:tc>
          <w:tcPr>
            <w:tcW w:w="485" w:type="dxa"/>
            <w:tcBorders>
              <w:top w:val="single" w:sz="8" w:space="0" w:color="4F81BD"/>
              <w:left w:val="single" w:sz="8" w:space="0" w:color="4F81BD"/>
              <w:bottom w:val="single" w:sz="8" w:space="0" w:color="4F81BD"/>
              <w:right w:val="single" w:sz="8" w:space="0" w:color="4F81BD"/>
            </w:tcBorders>
            <w:shd w:val="clear" w:color="auto" w:fill="auto"/>
            <w:vAlign w:val="center"/>
          </w:tcPr>
          <w:p w14:paraId="0E35571B"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2F5B6C6B"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615B14E5"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7E3D6EBA"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15CDD819"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auto"/>
            <w:vAlign w:val="center"/>
          </w:tcPr>
          <w:p w14:paraId="14E7FABF" w14:textId="77777777" w:rsidR="003E18ED" w:rsidRPr="005E5775" w:rsidRDefault="003E18ED" w:rsidP="00925E69">
            <w:pPr>
              <w:pStyle w:val="ListParagraph"/>
              <w:spacing w:after="0" w:line="240" w:lineRule="auto"/>
              <w:ind w:left="0"/>
              <w:jc w:val="center"/>
              <w:rPr>
                <w:b/>
                <w:sz w:val="21"/>
                <w:szCs w:val="21"/>
              </w:rPr>
            </w:pPr>
          </w:p>
        </w:tc>
      </w:tr>
      <w:tr w:rsidR="003E18ED" w:rsidRPr="005E5775" w14:paraId="27D26637" w14:textId="77777777" w:rsidTr="003E18ED">
        <w:trPr>
          <w:trHeight w:val="362"/>
        </w:trPr>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4F31A289" w14:textId="77777777" w:rsidR="003E18ED" w:rsidRPr="005E5775" w:rsidRDefault="003E18ED" w:rsidP="00925E69">
            <w:pPr>
              <w:pStyle w:val="ListParagraph"/>
              <w:spacing w:after="0" w:line="240" w:lineRule="auto"/>
              <w:ind w:left="0"/>
              <w:rPr>
                <w:bCs/>
                <w:sz w:val="21"/>
                <w:szCs w:val="21"/>
              </w:rPr>
            </w:pPr>
            <w:r w:rsidRPr="005E5775">
              <w:rPr>
                <w:bCs/>
                <w:sz w:val="21"/>
                <w:szCs w:val="21"/>
              </w:rPr>
              <w:lastRenderedPageBreak/>
              <w:t>Financial professionals</w:t>
            </w: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tcPr>
          <w:p w14:paraId="65FE5E99"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3E353431" w14:textId="37D448EC"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1A200E26"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5ACB932E" w14:textId="77777777" w:rsidR="003E18ED" w:rsidRPr="005E5775" w:rsidRDefault="003E18ED" w:rsidP="00925E69">
            <w:pPr>
              <w:pStyle w:val="ListParagraph"/>
              <w:spacing w:after="0" w:line="240" w:lineRule="auto"/>
              <w:ind w:left="0"/>
              <w:jc w:val="center"/>
              <w:rPr>
                <w:b/>
                <w:sz w:val="21"/>
                <w:szCs w:val="21"/>
              </w:rPr>
            </w:pPr>
          </w:p>
        </w:tc>
        <w:tc>
          <w:tcPr>
            <w:tcW w:w="327" w:type="dxa"/>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4EDA4193" w14:textId="77777777" w:rsidR="003E18ED" w:rsidRPr="005E5775" w:rsidRDefault="003E18ED" w:rsidP="00925E69">
            <w:pPr>
              <w:pStyle w:val="ListParagraph"/>
              <w:spacing w:after="0" w:line="240" w:lineRule="auto"/>
              <w:ind w:left="0"/>
              <w:jc w:val="center"/>
              <w:rPr>
                <w:b/>
                <w:sz w:val="21"/>
                <w:szCs w:val="21"/>
              </w:rPr>
            </w:pPr>
          </w:p>
        </w:tc>
        <w:tc>
          <w:tcPr>
            <w:tcW w:w="485" w:type="dxa"/>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26127387"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2CE6D4B1"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2E7A4B31"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24A355D1"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2920038D" w14:textId="77777777" w:rsidR="003E18ED" w:rsidRPr="005E5775" w:rsidRDefault="003E18ED" w:rsidP="00925E69">
            <w:pPr>
              <w:pStyle w:val="ListParagraph"/>
              <w:spacing w:after="0" w:line="240" w:lineRule="auto"/>
              <w:ind w:left="0"/>
              <w:jc w:val="center"/>
              <w:rPr>
                <w:b/>
                <w:sz w:val="21"/>
                <w:szCs w:val="21"/>
              </w:rPr>
            </w:pPr>
          </w:p>
        </w:tc>
        <w:tc>
          <w:tcPr>
            <w:tcW w:w="0" w:type="auto"/>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14:paraId="4C34FCC8" w14:textId="77777777" w:rsidR="003E18ED" w:rsidRPr="005E5775" w:rsidRDefault="003E18ED" w:rsidP="00925E69">
            <w:pPr>
              <w:pStyle w:val="ListParagraph"/>
              <w:spacing w:after="0" w:line="240" w:lineRule="auto"/>
              <w:ind w:left="0"/>
              <w:jc w:val="center"/>
              <w:rPr>
                <w:b/>
                <w:sz w:val="21"/>
                <w:szCs w:val="21"/>
              </w:rPr>
            </w:pPr>
          </w:p>
        </w:tc>
      </w:tr>
    </w:tbl>
    <w:p w14:paraId="66FDEC94" w14:textId="5F59244F" w:rsidR="006546B1" w:rsidRDefault="006546B1" w:rsidP="008C419B">
      <w:pPr>
        <w:pStyle w:val="ListParagraph"/>
        <w:spacing w:after="0" w:line="240" w:lineRule="auto"/>
        <w:ind w:left="1080"/>
        <w:rPr>
          <w:rFonts w:cstheme="minorHAnsi"/>
          <w:sz w:val="21"/>
          <w:szCs w:val="21"/>
        </w:rPr>
      </w:pPr>
    </w:p>
    <w:p w14:paraId="79D2CF2D" w14:textId="2762E171" w:rsidR="00592C6E" w:rsidRDefault="00592C6E" w:rsidP="008C419B">
      <w:pPr>
        <w:pStyle w:val="ListParagraph"/>
        <w:spacing w:after="0" w:line="240" w:lineRule="auto"/>
        <w:ind w:left="1080"/>
        <w:rPr>
          <w:rFonts w:cstheme="minorHAnsi"/>
          <w:sz w:val="21"/>
          <w:szCs w:val="21"/>
        </w:rPr>
      </w:pPr>
    </w:p>
    <w:p w14:paraId="176F7BB4" w14:textId="2AE95F17" w:rsidR="00592C6E" w:rsidRDefault="00592C6E" w:rsidP="008C419B">
      <w:pPr>
        <w:pStyle w:val="ListParagraph"/>
        <w:spacing w:after="0" w:line="240" w:lineRule="auto"/>
        <w:ind w:left="1080"/>
        <w:rPr>
          <w:rFonts w:cstheme="minorHAnsi"/>
          <w:sz w:val="21"/>
          <w:szCs w:val="21"/>
        </w:rPr>
      </w:pPr>
    </w:p>
    <w:p w14:paraId="55F1BFC2" w14:textId="36565D7A" w:rsidR="00592C6E" w:rsidRDefault="00592C6E" w:rsidP="008C419B">
      <w:pPr>
        <w:pStyle w:val="ListParagraph"/>
        <w:spacing w:after="0" w:line="240" w:lineRule="auto"/>
        <w:ind w:left="1080"/>
        <w:rPr>
          <w:rFonts w:cstheme="minorHAnsi"/>
          <w:sz w:val="21"/>
          <w:szCs w:val="21"/>
        </w:rPr>
      </w:pPr>
    </w:p>
    <w:p w14:paraId="2A4CEFA8" w14:textId="77777777" w:rsidR="00592C6E" w:rsidRDefault="00592C6E" w:rsidP="008C419B">
      <w:pPr>
        <w:pStyle w:val="ListParagraph"/>
        <w:spacing w:after="0" w:line="240" w:lineRule="auto"/>
        <w:ind w:left="1080"/>
        <w:rPr>
          <w:rFonts w:cstheme="minorHAnsi"/>
          <w:sz w:val="21"/>
          <w:szCs w:val="21"/>
        </w:rPr>
      </w:pPr>
    </w:p>
    <w:p w14:paraId="2CF67271" w14:textId="7CF6FAF4" w:rsidR="00D5287E" w:rsidRDefault="00D5287E" w:rsidP="00D5287E">
      <w:pPr>
        <w:spacing w:after="0" w:line="240" w:lineRule="auto"/>
        <w:rPr>
          <w:rFonts w:cstheme="minorHAnsi"/>
          <w:b/>
          <w:sz w:val="21"/>
          <w:szCs w:val="21"/>
          <w:u w:val="single"/>
        </w:rPr>
      </w:pPr>
      <w:r>
        <w:rPr>
          <w:rFonts w:cstheme="minorHAnsi"/>
          <w:b/>
          <w:sz w:val="21"/>
          <w:szCs w:val="21"/>
          <w:u w:val="single"/>
        </w:rPr>
        <w:t>ENGAGEMENT WITH FINANCIAL RESOURCES</w:t>
      </w:r>
    </w:p>
    <w:p w14:paraId="05912AE0" w14:textId="6C4392FA" w:rsidR="00D5287E" w:rsidRPr="007743C1" w:rsidRDefault="00D5287E" w:rsidP="00D5287E">
      <w:pPr>
        <w:spacing w:after="0" w:line="240" w:lineRule="auto"/>
        <w:rPr>
          <w:rFonts w:cstheme="minorHAnsi"/>
          <w:sz w:val="21"/>
          <w:szCs w:val="21"/>
        </w:rPr>
      </w:pPr>
      <w:r>
        <w:rPr>
          <w:rFonts w:cstheme="minorHAnsi"/>
          <w:sz w:val="21"/>
          <w:szCs w:val="21"/>
        </w:rPr>
        <w:t>The following questions will help us understand your use of various financial professionals and financial resources.</w:t>
      </w:r>
    </w:p>
    <w:p w14:paraId="7C7538D1" w14:textId="7B9179F7" w:rsidR="00D5287E" w:rsidRDefault="00D5287E" w:rsidP="008C419B">
      <w:pPr>
        <w:pStyle w:val="ListParagraph"/>
        <w:spacing w:after="0" w:line="240" w:lineRule="auto"/>
        <w:ind w:left="1080"/>
        <w:rPr>
          <w:rFonts w:cstheme="minorHAnsi"/>
          <w:sz w:val="21"/>
          <w:szCs w:val="21"/>
        </w:rPr>
      </w:pPr>
    </w:p>
    <w:p w14:paraId="7DB5BCFC" w14:textId="77777777" w:rsidR="009B7C19" w:rsidRDefault="0047551B" w:rsidP="00C34FAE">
      <w:pPr>
        <w:pStyle w:val="ListParagraph"/>
        <w:numPr>
          <w:ilvl w:val="0"/>
          <w:numId w:val="32"/>
        </w:numPr>
        <w:spacing w:after="0" w:line="240" w:lineRule="auto"/>
        <w:rPr>
          <w:rFonts w:cstheme="minorHAnsi"/>
          <w:sz w:val="21"/>
          <w:szCs w:val="21"/>
          <w:highlight w:val="green"/>
        </w:rPr>
      </w:pPr>
      <w:r w:rsidRPr="009E67A6">
        <w:rPr>
          <w:rFonts w:cstheme="minorHAnsi"/>
          <w:sz w:val="21"/>
          <w:szCs w:val="21"/>
          <w:highlight w:val="green"/>
        </w:rPr>
        <w:t xml:space="preserve">Do you use any of the following </w:t>
      </w:r>
      <w:r w:rsidR="00C27FDA" w:rsidRPr="009E67A6">
        <w:rPr>
          <w:rFonts w:cstheme="minorHAnsi"/>
          <w:sz w:val="21"/>
          <w:szCs w:val="21"/>
          <w:highlight w:val="green"/>
        </w:rPr>
        <w:t xml:space="preserve">professionals </w:t>
      </w:r>
      <w:r w:rsidRPr="009E67A6">
        <w:rPr>
          <w:rFonts w:cstheme="minorHAnsi"/>
          <w:sz w:val="21"/>
          <w:szCs w:val="21"/>
          <w:highlight w:val="green"/>
        </w:rPr>
        <w:t xml:space="preserve">to help you with your savings and investments? </w:t>
      </w:r>
    </w:p>
    <w:p w14:paraId="43577009" w14:textId="60D59B5A" w:rsidR="0047551B" w:rsidRPr="009E67A6" w:rsidRDefault="0047551B" w:rsidP="009B7C19">
      <w:pPr>
        <w:pStyle w:val="ListParagraph"/>
        <w:spacing w:after="0" w:line="240" w:lineRule="auto"/>
        <w:rPr>
          <w:rFonts w:cstheme="minorHAnsi"/>
          <w:sz w:val="21"/>
          <w:szCs w:val="21"/>
          <w:highlight w:val="green"/>
        </w:rPr>
      </w:pPr>
      <w:r w:rsidRPr="009E67A6">
        <w:rPr>
          <w:rFonts w:cstheme="minorHAnsi"/>
          <w:b/>
          <w:sz w:val="21"/>
          <w:szCs w:val="21"/>
          <w:highlight w:val="green"/>
        </w:rPr>
        <w:t>[CHECK ALL THAT APPLY]</w:t>
      </w:r>
    </w:p>
    <w:p w14:paraId="00DC45BC" w14:textId="77777777" w:rsidR="00A21A22" w:rsidRPr="004A101C" w:rsidRDefault="00A21A22"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Accountant (separate from any other financial advisor)</w:t>
      </w:r>
    </w:p>
    <w:p w14:paraId="1D6BF426" w14:textId="77777777" w:rsidR="00A21A22" w:rsidRPr="004A101C" w:rsidRDefault="00A21A22"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Lawyer</w:t>
      </w:r>
    </w:p>
    <w:p w14:paraId="518207C8" w14:textId="77777777" w:rsidR="00A21A22" w:rsidRPr="004A101C" w:rsidRDefault="00A21A22"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Financial advisor</w:t>
      </w:r>
      <w:r>
        <w:rPr>
          <w:rFonts w:ascii="Calibri" w:hAnsi="Calibri" w:cs="Calibri"/>
          <w:sz w:val="21"/>
          <w:szCs w:val="21"/>
          <w:lang w:val="en-US"/>
        </w:rPr>
        <w:t xml:space="preserve"> (</w:t>
      </w:r>
      <w:r w:rsidRPr="004A101C">
        <w:rPr>
          <w:rFonts w:ascii="Calibri" w:hAnsi="Calibri" w:cs="Calibri"/>
          <w:sz w:val="21"/>
          <w:szCs w:val="21"/>
          <w:lang w:val="en-US"/>
        </w:rPr>
        <w:t>e.g. someone who advises you about investments and insurance</w:t>
      </w:r>
      <w:r>
        <w:rPr>
          <w:rFonts w:ascii="Calibri" w:hAnsi="Calibri" w:cs="Calibri"/>
          <w:sz w:val="21"/>
          <w:szCs w:val="21"/>
          <w:lang w:val="en-US"/>
        </w:rPr>
        <w:t>)</w:t>
      </w:r>
    </w:p>
    <w:p w14:paraId="04716EEC" w14:textId="77777777" w:rsidR="00A21A22" w:rsidRPr="004A101C" w:rsidRDefault="00A21A22"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 xml:space="preserve">Estate Planning Specialist </w:t>
      </w:r>
      <w:r>
        <w:rPr>
          <w:rFonts w:ascii="Calibri" w:hAnsi="Calibri" w:cs="Calibri"/>
          <w:sz w:val="21"/>
          <w:szCs w:val="21"/>
          <w:lang w:val="en-US"/>
        </w:rPr>
        <w:t>(</w:t>
      </w:r>
      <w:r w:rsidRPr="004A101C">
        <w:rPr>
          <w:rFonts w:ascii="Calibri" w:hAnsi="Calibri" w:cs="Calibri"/>
          <w:sz w:val="21"/>
          <w:szCs w:val="21"/>
          <w:lang w:val="en-US"/>
        </w:rPr>
        <w:t>e.g. someone who exclusively helps you with estate planning</w:t>
      </w:r>
      <w:r>
        <w:rPr>
          <w:rFonts w:ascii="Calibri" w:hAnsi="Calibri" w:cs="Calibri"/>
          <w:sz w:val="21"/>
          <w:szCs w:val="21"/>
          <w:lang w:val="en-US"/>
        </w:rPr>
        <w:t>)</w:t>
      </w:r>
    </w:p>
    <w:p w14:paraId="309A2DD9" w14:textId="50C00183" w:rsidR="0047551B" w:rsidRPr="004A101C" w:rsidRDefault="0047551B"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 xml:space="preserve">Investment advisor or broker </w:t>
      </w:r>
      <w:r>
        <w:rPr>
          <w:rFonts w:ascii="Calibri" w:hAnsi="Calibri" w:cs="Calibri"/>
          <w:sz w:val="21"/>
          <w:szCs w:val="21"/>
          <w:lang w:val="en-US"/>
        </w:rPr>
        <w:t>(</w:t>
      </w:r>
      <w:r w:rsidRPr="004A101C">
        <w:rPr>
          <w:rFonts w:ascii="Calibri" w:hAnsi="Calibri" w:cs="Calibri"/>
          <w:sz w:val="21"/>
          <w:szCs w:val="21"/>
          <w:lang w:val="en-US"/>
        </w:rPr>
        <w:t>e.g. someone who manages your money but doesn’t cover other products like insurance</w:t>
      </w:r>
      <w:r>
        <w:rPr>
          <w:rFonts w:ascii="Calibri" w:hAnsi="Calibri" w:cs="Calibri"/>
          <w:sz w:val="21"/>
          <w:szCs w:val="21"/>
          <w:lang w:val="en-US"/>
        </w:rPr>
        <w:t>)</w:t>
      </w:r>
      <w:r w:rsidRPr="004A101C">
        <w:rPr>
          <w:rFonts w:ascii="Calibri" w:hAnsi="Calibri" w:cs="Calibri"/>
          <w:sz w:val="21"/>
          <w:szCs w:val="21"/>
          <w:lang w:val="en-US"/>
        </w:rPr>
        <w:t xml:space="preserve"> </w:t>
      </w:r>
    </w:p>
    <w:p w14:paraId="25DDA2D8" w14:textId="6E2B64A7" w:rsidR="0047551B" w:rsidRPr="004A101C" w:rsidRDefault="0047551B"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Financial planner (e.g. someone who works with you to develop a plan including budgeting, investing, taxes, retirement, estate planning, debt, and risk management)</w:t>
      </w:r>
    </w:p>
    <w:p w14:paraId="42BCF71C" w14:textId="3A37B0FC" w:rsidR="0047551B" w:rsidRDefault="0047551B"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Insurance specialist (such as an agent or broker)</w:t>
      </w:r>
    </w:p>
    <w:p w14:paraId="058D91E3" w14:textId="6E10FAE1" w:rsidR="009B7C19" w:rsidRPr="004A101C" w:rsidRDefault="009B7C19" w:rsidP="00BC509D">
      <w:pPr>
        <w:pStyle w:val="Header"/>
        <w:numPr>
          <w:ilvl w:val="0"/>
          <w:numId w:val="27"/>
        </w:numPr>
        <w:rPr>
          <w:rFonts w:ascii="Calibri" w:hAnsi="Calibri" w:cs="Calibri"/>
          <w:sz w:val="21"/>
          <w:szCs w:val="21"/>
          <w:lang w:val="en-US"/>
        </w:rPr>
      </w:pPr>
      <w:r>
        <w:rPr>
          <w:rFonts w:ascii="Calibri" w:hAnsi="Calibri" w:cs="Calibri"/>
          <w:sz w:val="21"/>
          <w:szCs w:val="21"/>
          <w:lang w:val="en-US"/>
        </w:rPr>
        <w:t>Advisor at a credit union</w:t>
      </w:r>
    </w:p>
    <w:p w14:paraId="1DEFD42E" w14:textId="23F41B9E" w:rsidR="0047551B" w:rsidRPr="004A101C" w:rsidRDefault="0047551B"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Other, please specify ____________________________</w:t>
      </w:r>
    </w:p>
    <w:p w14:paraId="66D43FFB" w14:textId="773712A8" w:rsidR="0047551B" w:rsidRDefault="0047551B"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None</w:t>
      </w:r>
      <w:r w:rsidR="00C27FDA">
        <w:rPr>
          <w:rFonts w:ascii="Calibri" w:hAnsi="Calibri" w:cs="Calibri"/>
          <w:sz w:val="21"/>
          <w:szCs w:val="21"/>
          <w:lang w:val="en-US"/>
        </w:rPr>
        <w:t xml:space="preserve"> </w:t>
      </w:r>
    </w:p>
    <w:p w14:paraId="29635615" w14:textId="3490899D" w:rsidR="00C27FDA" w:rsidRDefault="00C27FDA" w:rsidP="00BC509D">
      <w:pPr>
        <w:pStyle w:val="Header"/>
        <w:numPr>
          <w:ilvl w:val="0"/>
          <w:numId w:val="27"/>
        </w:numPr>
        <w:rPr>
          <w:rFonts w:ascii="Calibri" w:hAnsi="Calibri" w:cs="Calibri"/>
          <w:sz w:val="21"/>
          <w:szCs w:val="21"/>
          <w:lang w:val="en-US"/>
        </w:rPr>
      </w:pPr>
      <w:r>
        <w:rPr>
          <w:rFonts w:ascii="Calibri" w:hAnsi="Calibri" w:cs="Calibri"/>
          <w:sz w:val="21"/>
          <w:szCs w:val="21"/>
          <w:lang w:val="en-US"/>
        </w:rPr>
        <w:t>Prefer not to respond</w:t>
      </w:r>
    </w:p>
    <w:p w14:paraId="27FC2BF2" w14:textId="102EA993" w:rsidR="00C34FAE" w:rsidRDefault="00C34FAE" w:rsidP="00C34FAE">
      <w:pPr>
        <w:pStyle w:val="Header"/>
        <w:ind w:left="1080"/>
        <w:rPr>
          <w:rFonts w:ascii="Calibri" w:hAnsi="Calibri" w:cs="Calibri"/>
          <w:sz w:val="21"/>
          <w:szCs w:val="21"/>
          <w:lang w:val="en-US"/>
        </w:rPr>
      </w:pPr>
    </w:p>
    <w:p w14:paraId="19AA482A" w14:textId="2F4215CD" w:rsidR="00C27FDA" w:rsidRPr="009E67A6" w:rsidRDefault="00C27FDA" w:rsidP="00C34FAE">
      <w:pPr>
        <w:pStyle w:val="ListParagraph"/>
        <w:numPr>
          <w:ilvl w:val="0"/>
          <w:numId w:val="32"/>
        </w:numPr>
        <w:spacing w:after="0" w:line="240" w:lineRule="auto"/>
        <w:rPr>
          <w:rFonts w:cstheme="minorHAnsi"/>
          <w:sz w:val="21"/>
          <w:szCs w:val="21"/>
          <w:highlight w:val="green"/>
        </w:rPr>
      </w:pPr>
      <w:r w:rsidRPr="009E67A6">
        <w:rPr>
          <w:rFonts w:cstheme="minorHAnsi"/>
          <w:sz w:val="21"/>
          <w:szCs w:val="21"/>
          <w:highlight w:val="green"/>
        </w:rPr>
        <w:t xml:space="preserve">Do you use any of the following resources to help you with your savings and investments? </w:t>
      </w:r>
      <w:r w:rsidRPr="009E67A6">
        <w:rPr>
          <w:rFonts w:cstheme="minorHAnsi"/>
          <w:b/>
          <w:sz w:val="21"/>
          <w:szCs w:val="21"/>
          <w:highlight w:val="green"/>
        </w:rPr>
        <w:t>[CHECK ALL THAT APPLY]</w:t>
      </w:r>
    </w:p>
    <w:p w14:paraId="050270AF" w14:textId="77777777" w:rsidR="00C27FDA" w:rsidRPr="004A101C" w:rsidRDefault="00C27FDA" w:rsidP="00BC509D">
      <w:pPr>
        <w:pStyle w:val="ListParagraph"/>
        <w:numPr>
          <w:ilvl w:val="0"/>
          <w:numId w:val="27"/>
        </w:numPr>
        <w:spacing w:after="0" w:line="240" w:lineRule="auto"/>
        <w:rPr>
          <w:rFonts w:cstheme="minorHAnsi"/>
          <w:sz w:val="21"/>
          <w:szCs w:val="21"/>
        </w:rPr>
      </w:pPr>
      <w:proofErr w:type="spellStart"/>
      <w:r w:rsidRPr="004A101C">
        <w:rPr>
          <w:rFonts w:cstheme="minorHAnsi"/>
          <w:sz w:val="21"/>
          <w:szCs w:val="21"/>
        </w:rPr>
        <w:t>Robo</w:t>
      </w:r>
      <w:proofErr w:type="spellEnd"/>
      <w:r w:rsidRPr="004A101C">
        <w:rPr>
          <w:rFonts w:cstheme="minorHAnsi"/>
          <w:sz w:val="21"/>
          <w:szCs w:val="21"/>
        </w:rPr>
        <w:t xml:space="preserve">-advisor (such as </w:t>
      </w:r>
      <w:proofErr w:type="spellStart"/>
      <w:r w:rsidRPr="004A101C">
        <w:rPr>
          <w:rFonts w:cstheme="minorHAnsi"/>
          <w:sz w:val="21"/>
          <w:szCs w:val="21"/>
        </w:rPr>
        <w:t>WealthSimple</w:t>
      </w:r>
      <w:proofErr w:type="spellEnd"/>
      <w:r w:rsidRPr="004A101C">
        <w:rPr>
          <w:rFonts w:cstheme="minorHAnsi"/>
          <w:sz w:val="21"/>
          <w:szCs w:val="21"/>
        </w:rPr>
        <w:t xml:space="preserve">) </w:t>
      </w:r>
    </w:p>
    <w:p w14:paraId="49A996D5" w14:textId="77777777" w:rsidR="00C27FDA" w:rsidRPr="004A101C" w:rsidRDefault="00C27FDA" w:rsidP="00BC509D">
      <w:pPr>
        <w:pStyle w:val="ListParagraph"/>
        <w:numPr>
          <w:ilvl w:val="0"/>
          <w:numId w:val="27"/>
        </w:numPr>
        <w:spacing w:after="0" w:line="240" w:lineRule="auto"/>
        <w:rPr>
          <w:rFonts w:cstheme="minorHAnsi"/>
          <w:sz w:val="21"/>
          <w:szCs w:val="21"/>
        </w:rPr>
      </w:pPr>
      <w:r w:rsidRPr="004A101C">
        <w:rPr>
          <w:rFonts w:cstheme="minorHAnsi"/>
          <w:sz w:val="21"/>
          <w:szCs w:val="21"/>
        </w:rPr>
        <w:t>Budgeting and spending tracking app such as MINT or Wallet</w:t>
      </w:r>
    </w:p>
    <w:p w14:paraId="0A0C3822" w14:textId="77777777" w:rsidR="00C27FDA" w:rsidRPr="004A101C" w:rsidRDefault="00C27FDA" w:rsidP="00BC509D">
      <w:pPr>
        <w:pStyle w:val="Header"/>
        <w:numPr>
          <w:ilvl w:val="0"/>
          <w:numId w:val="27"/>
        </w:numPr>
        <w:rPr>
          <w:rFonts w:ascii="Calibri" w:hAnsi="Calibri" w:cs="Calibri"/>
          <w:sz w:val="21"/>
          <w:szCs w:val="21"/>
          <w:lang w:val="en-US"/>
        </w:rPr>
      </w:pPr>
      <w:r w:rsidRPr="004A101C">
        <w:rPr>
          <w:rFonts w:ascii="Calibri" w:hAnsi="Calibri" w:cs="Calibri"/>
          <w:sz w:val="21"/>
          <w:szCs w:val="21"/>
          <w:lang w:val="en-US"/>
        </w:rPr>
        <w:t>Online tools from financial sites (such as asset allocation plans, risk/reward analysis, etc.)</w:t>
      </w:r>
    </w:p>
    <w:p w14:paraId="11D22029" w14:textId="77777777" w:rsidR="00C27FDA" w:rsidRPr="00C27FDA" w:rsidRDefault="00C27FDA" w:rsidP="00BC509D">
      <w:pPr>
        <w:pStyle w:val="Header"/>
        <w:numPr>
          <w:ilvl w:val="0"/>
          <w:numId w:val="27"/>
        </w:numPr>
        <w:rPr>
          <w:rFonts w:asciiTheme="minorHAnsi" w:hAnsiTheme="minorHAnsi" w:cstheme="minorHAnsi"/>
          <w:sz w:val="21"/>
          <w:szCs w:val="21"/>
          <w:lang w:val="en-US"/>
        </w:rPr>
      </w:pPr>
      <w:r w:rsidRPr="00C27FDA">
        <w:rPr>
          <w:rFonts w:asciiTheme="minorHAnsi" w:hAnsiTheme="minorHAnsi" w:cstheme="minorHAnsi"/>
          <w:sz w:val="21"/>
          <w:szCs w:val="21"/>
          <w:lang w:val="en-US"/>
        </w:rPr>
        <w:t>Online communities or chat rooms related to finances or investing</w:t>
      </w:r>
    </w:p>
    <w:p w14:paraId="45287406" w14:textId="77777777" w:rsidR="00C27FDA" w:rsidRPr="00C27FDA" w:rsidRDefault="00C27FDA" w:rsidP="00BC509D">
      <w:pPr>
        <w:pStyle w:val="Header"/>
        <w:numPr>
          <w:ilvl w:val="0"/>
          <w:numId w:val="27"/>
        </w:numPr>
        <w:rPr>
          <w:rFonts w:asciiTheme="minorHAnsi" w:hAnsiTheme="minorHAnsi" w:cstheme="minorHAnsi"/>
          <w:sz w:val="21"/>
          <w:szCs w:val="21"/>
          <w:lang w:val="en-US"/>
        </w:rPr>
      </w:pPr>
      <w:r w:rsidRPr="00C27FDA">
        <w:rPr>
          <w:rFonts w:asciiTheme="minorHAnsi" w:hAnsiTheme="minorHAnsi" w:cstheme="minorHAnsi"/>
          <w:sz w:val="21"/>
          <w:szCs w:val="21"/>
          <w:lang w:val="en-US"/>
        </w:rPr>
        <w:t>Other, please specify ____________________________</w:t>
      </w:r>
    </w:p>
    <w:p w14:paraId="485048E1" w14:textId="3413912F" w:rsidR="00C27FDA" w:rsidRPr="00C27FDA" w:rsidRDefault="00C27FDA" w:rsidP="00BC509D">
      <w:pPr>
        <w:pStyle w:val="Header"/>
        <w:numPr>
          <w:ilvl w:val="0"/>
          <w:numId w:val="27"/>
        </w:numPr>
        <w:rPr>
          <w:rFonts w:asciiTheme="minorHAnsi" w:hAnsiTheme="minorHAnsi" w:cstheme="minorHAnsi"/>
          <w:sz w:val="21"/>
          <w:szCs w:val="21"/>
        </w:rPr>
      </w:pPr>
      <w:r w:rsidRPr="00C27FDA">
        <w:rPr>
          <w:rFonts w:asciiTheme="minorHAnsi" w:hAnsiTheme="minorHAnsi" w:cstheme="minorHAnsi"/>
          <w:sz w:val="21"/>
          <w:szCs w:val="21"/>
          <w:lang w:val="en-US"/>
        </w:rPr>
        <w:t>None</w:t>
      </w:r>
    </w:p>
    <w:p w14:paraId="275444FE" w14:textId="17324EEB" w:rsidR="00C27FDA" w:rsidRDefault="00C27FDA" w:rsidP="009B7C19">
      <w:pPr>
        <w:pStyle w:val="Header"/>
        <w:numPr>
          <w:ilvl w:val="0"/>
          <w:numId w:val="27"/>
        </w:numPr>
        <w:rPr>
          <w:rFonts w:asciiTheme="minorHAnsi" w:hAnsiTheme="minorHAnsi" w:cstheme="minorHAnsi"/>
          <w:sz w:val="21"/>
          <w:szCs w:val="21"/>
        </w:rPr>
      </w:pPr>
      <w:r w:rsidRPr="00C27FDA">
        <w:rPr>
          <w:rFonts w:asciiTheme="minorHAnsi" w:hAnsiTheme="minorHAnsi" w:cstheme="minorHAnsi"/>
          <w:sz w:val="21"/>
          <w:szCs w:val="21"/>
        </w:rPr>
        <w:t>Prefer not to respond</w:t>
      </w:r>
    </w:p>
    <w:p w14:paraId="000A499E" w14:textId="77777777" w:rsidR="009B7C19" w:rsidRPr="009B7C19" w:rsidDel="00DC5AA9" w:rsidRDefault="009B7C19" w:rsidP="00592C6E">
      <w:pPr>
        <w:pStyle w:val="Header"/>
        <w:ind w:left="1080"/>
        <w:rPr>
          <w:del w:id="0" w:author="Tierney Mimeault" w:date="2020-12-15T17:01:00Z"/>
          <w:rFonts w:asciiTheme="minorHAnsi" w:hAnsiTheme="minorHAnsi" w:cstheme="minorHAnsi"/>
          <w:sz w:val="21"/>
          <w:szCs w:val="21"/>
        </w:rPr>
      </w:pPr>
    </w:p>
    <w:p w14:paraId="1C3ABD24" w14:textId="512942F6" w:rsidR="00D5287E" w:rsidRDefault="00D5287E" w:rsidP="00D5287E">
      <w:pPr>
        <w:spacing w:after="0" w:line="240" w:lineRule="auto"/>
        <w:rPr>
          <w:rFonts w:cstheme="minorHAnsi"/>
          <w:b/>
          <w:sz w:val="21"/>
          <w:szCs w:val="21"/>
          <w:u w:val="single"/>
        </w:rPr>
      </w:pPr>
      <w:r>
        <w:rPr>
          <w:rFonts w:cstheme="minorHAnsi"/>
          <w:b/>
          <w:sz w:val="21"/>
          <w:szCs w:val="21"/>
          <w:u w:val="single"/>
        </w:rPr>
        <w:t>FINANCIAL PLANNING AND ADVICE</w:t>
      </w:r>
    </w:p>
    <w:p w14:paraId="1476D530" w14:textId="1E15A20C" w:rsidR="00D5287E" w:rsidRPr="007743C1" w:rsidRDefault="00D5287E" w:rsidP="00D5287E">
      <w:pPr>
        <w:spacing w:after="0" w:line="240" w:lineRule="auto"/>
        <w:rPr>
          <w:rFonts w:cstheme="minorHAnsi"/>
          <w:sz w:val="21"/>
          <w:szCs w:val="21"/>
        </w:rPr>
      </w:pPr>
      <w:r>
        <w:rPr>
          <w:rFonts w:cstheme="minorHAnsi"/>
          <w:sz w:val="21"/>
          <w:szCs w:val="21"/>
        </w:rPr>
        <w:t>The following questions will help us understand your engagement with financial planning and advice.</w:t>
      </w:r>
    </w:p>
    <w:p w14:paraId="18606490" w14:textId="77777777" w:rsidR="00D5287E" w:rsidRDefault="00D5287E" w:rsidP="007C6826">
      <w:pPr>
        <w:pStyle w:val="ListParagraph"/>
        <w:spacing w:after="0" w:line="240" w:lineRule="auto"/>
        <w:ind w:left="1080"/>
        <w:rPr>
          <w:rFonts w:cstheme="minorHAnsi"/>
          <w:sz w:val="21"/>
          <w:szCs w:val="21"/>
        </w:rPr>
      </w:pPr>
    </w:p>
    <w:p w14:paraId="59191520" w14:textId="77777777" w:rsidR="007C6826" w:rsidRPr="00F66918" w:rsidRDefault="007C6826" w:rsidP="00C34FAE">
      <w:pPr>
        <w:pStyle w:val="ListParagraph"/>
        <w:numPr>
          <w:ilvl w:val="0"/>
          <w:numId w:val="32"/>
        </w:numPr>
        <w:spacing w:after="0" w:line="240" w:lineRule="auto"/>
        <w:rPr>
          <w:rFonts w:cstheme="minorHAnsi"/>
          <w:sz w:val="21"/>
          <w:szCs w:val="21"/>
        </w:rPr>
      </w:pPr>
      <w:r w:rsidRPr="00F66918">
        <w:rPr>
          <w:rFonts w:cstheme="minorHAnsi"/>
          <w:sz w:val="21"/>
          <w:szCs w:val="21"/>
        </w:rPr>
        <w:t xml:space="preserve">Which one of the following statements best describes your current financial plan? </w:t>
      </w:r>
    </w:p>
    <w:p w14:paraId="324C43B1" w14:textId="77777777" w:rsidR="007C6826" w:rsidRPr="00F66918" w:rsidRDefault="007C6826" w:rsidP="00F66918">
      <w:pPr>
        <w:tabs>
          <w:tab w:val="left" w:pos="270"/>
        </w:tabs>
        <w:spacing w:after="0" w:line="240" w:lineRule="auto"/>
        <w:rPr>
          <w:rFonts w:cstheme="minorHAnsi"/>
          <w:sz w:val="21"/>
          <w:szCs w:val="21"/>
        </w:rPr>
      </w:pPr>
      <w:r w:rsidRPr="00F66918">
        <w:rPr>
          <w:rFonts w:cstheme="minorHAnsi"/>
          <w:sz w:val="21"/>
          <w:szCs w:val="21"/>
        </w:rPr>
        <w:t>You have a formal written financial plan prepared by a professional</w:t>
      </w:r>
    </w:p>
    <w:p w14:paraId="32CDB9B0" w14:textId="77777777" w:rsidR="007C6826" w:rsidRPr="00F66918" w:rsidRDefault="007C6826" w:rsidP="00F66918">
      <w:pPr>
        <w:tabs>
          <w:tab w:val="left" w:pos="270"/>
        </w:tabs>
        <w:spacing w:after="0" w:line="240" w:lineRule="auto"/>
        <w:rPr>
          <w:rFonts w:cstheme="minorHAnsi"/>
          <w:sz w:val="21"/>
          <w:szCs w:val="21"/>
        </w:rPr>
      </w:pPr>
      <w:r w:rsidRPr="00F66918">
        <w:rPr>
          <w:rFonts w:cstheme="minorHAnsi"/>
          <w:sz w:val="21"/>
          <w:szCs w:val="21"/>
        </w:rPr>
        <w:t>You have a written financial plan with goals and objectives you prepared on your own</w:t>
      </w:r>
    </w:p>
    <w:p w14:paraId="19596D5B" w14:textId="77777777" w:rsidR="007C6826" w:rsidRPr="00F66918" w:rsidRDefault="007C6826" w:rsidP="00F66918">
      <w:pPr>
        <w:tabs>
          <w:tab w:val="left" w:pos="270"/>
        </w:tabs>
        <w:spacing w:after="0" w:line="240" w:lineRule="auto"/>
        <w:rPr>
          <w:rFonts w:cstheme="minorHAnsi"/>
          <w:sz w:val="21"/>
          <w:szCs w:val="21"/>
        </w:rPr>
      </w:pPr>
      <w:r w:rsidRPr="00F66918">
        <w:rPr>
          <w:rFonts w:cstheme="minorHAnsi"/>
          <w:sz w:val="21"/>
          <w:szCs w:val="21"/>
        </w:rPr>
        <w:t xml:space="preserve">Although it is not on paper you have a plan with goals and objectives </w:t>
      </w:r>
    </w:p>
    <w:p w14:paraId="16C4FC6D" w14:textId="77777777" w:rsidR="007C6826" w:rsidRPr="00F66918" w:rsidRDefault="007C6826" w:rsidP="00F66918">
      <w:pPr>
        <w:tabs>
          <w:tab w:val="left" w:pos="270"/>
        </w:tabs>
        <w:spacing w:after="0" w:line="240" w:lineRule="auto"/>
        <w:rPr>
          <w:rFonts w:cstheme="minorHAnsi"/>
          <w:sz w:val="21"/>
          <w:szCs w:val="21"/>
        </w:rPr>
      </w:pPr>
      <w:r w:rsidRPr="00F66918">
        <w:rPr>
          <w:rFonts w:cstheme="minorHAnsi"/>
          <w:sz w:val="21"/>
          <w:szCs w:val="21"/>
        </w:rPr>
        <w:t>You have some general goals and ideas on where you want to be financially</w:t>
      </w:r>
    </w:p>
    <w:p w14:paraId="1E149633" w14:textId="77777777" w:rsidR="007C6826" w:rsidRPr="00F66918" w:rsidRDefault="007C6826" w:rsidP="00F66918">
      <w:pPr>
        <w:tabs>
          <w:tab w:val="left" w:pos="270"/>
        </w:tabs>
        <w:spacing w:after="0" w:line="240" w:lineRule="auto"/>
        <w:rPr>
          <w:rFonts w:cstheme="minorHAnsi"/>
          <w:b/>
          <w:i/>
          <w:sz w:val="21"/>
          <w:szCs w:val="21"/>
        </w:rPr>
      </w:pPr>
      <w:r w:rsidRPr="00F66918">
        <w:rPr>
          <w:rFonts w:cstheme="minorHAnsi"/>
          <w:b/>
          <w:i/>
          <w:sz w:val="21"/>
          <w:szCs w:val="21"/>
        </w:rPr>
        <w:t>Do not have a financial plan</w:t>
      </w:r>
    </w:p>
    <w:p w14:paraId="16D2E9A3" w14:textId="77777777" w:rsidR="007C6826" w:rsidRPr="00F66918" w:rsidRDefault="007C6826" w:rsidP="00F66918">
      <w:pPr>
        <w:tabs>
          <w:tab w:val="left" w:pos="270"/>
        </w:tabs>
        <w:spacing w:after="0" w:line="240" w:lineRule="auto"/>
        <w:rPr>
          <w:rFonts w:cstheme="minorHAnsi"/>
          <w:sz w:val="21"/>
          <w:szCs w:val="21"/>
        </w:rPr>
      </w:pPr>
      <w:r w:rsidRPr="00F66918">
        <w:rPr>
          <w:rFonts w:cstheme="minorHAnsi"/>
          <w:sz w:val="21"/>
          <w:szCs w:val="21"/>
        </w:rPr>
        <w:t>Not sure</w:t>
      </w:r>
    </w:p>
    <w:p w14:paraId="3459D427" w14:textId="77777777" w:rsidR="007C6826" w:rsidRPr="00F66918" w:rsidRDefault="007C6826" w:rsidP="00F66918">
      <w:pPr>
        <w:tabs>
          <w:tab w:val="left" w:pos="270"/>
        </w:tabs>
        <w:spacing w:after="0" w:line="240" w:lineRule="auto"/>
        <w:rPr>
          <w:rFonts w:cstheme="minorHAnsi"/>
          <w:sz w:val="21"/>
          <w:szCs w:val="21"/>
        </w:rPr>
      </w:pPr>
      <w:r w:rsidRPr="00F66918">
        <w:rPr>
          <w:rFonts w:cstheme="minorHAnsi"/>
          <w:sz w:val="21"/>
          <w:szCs w:val="21"/>
        </w:rPr>
        <w:t>Prefer not to respond</w:t>
      </w:r>
    </w:p>
    <w:p w14:paraId="0B1CF409" w14:textId="77777777" w:rsidR="00F568D0" w:rsidRPr="004013DE" w:rsidRDefault="00F568D0" w:rsidP="00F568D0">
      <w:pPr>
        <w:spacing w:after="0" w:line="240" w:lineRule="auto"/>
        <w:rPr>
          <w:sz w:val="21"/>
          <w:szCs w:val="21"/>
        </w:rPr>
      </w:pPr>
    </w:p>
    <w:p w14:paraId="70CAC353" w14:textId="4CCE4EED" w:rsidR="00F568D0" w:rsidRPr="004013DE" w:rsidRDefault="00F568D0" w:rsidP="00BB3228">
      <w:pPr>
        <w:pStyle w:val="ListParagraph"/>
        <w:numPr>
          <w:ilvl w:val="0"/>
          <w:numId w:val="32"/>
        </w:numPr>
        <w:spacing w:after="0" w:line="240" w:lineRule="auto"/>
        <w:rPr>
          <w:sz w:val="21"/>
          <w:szCs w:val="21"/>
        </w:rPr>
      </w:pPr>
      <w:r w:rsidRPr="004013DE">
        <w:rPr>
          <w:sz w:val="21"/>
          <w:szCs w:val="21"/>
        </w:rPr>
        <w:t>What changes did you make to your financial plan as a result of COVID-19?</w:t>
      </w:r>
    </w:p>
    <w:p w14:paraId="2DB440FD" w14:textId="162373BE" w:rsidR="00F568D0" w:rsidRPr="004013DE" w:rsidRDefault="00F568D0" w:rsidP="00F568D0">
      <w:pPr>
        <w:pStyle w:val="ListParagraph"/>
        <w:spacing w:after="0" w:line="240" w:lineRule="auto"/>
        <w:ind w:left="360"/>
        <w:rPr>
          <w:sz w:val="21"/>
          <w:szCs w:val="21"/>
        </w:rPr>
      </w:pPr>
      <w:r w:rsidRPr="004013DE">
        <w:rPr>
          <w:sz w:val="21"/>
          <w:szCs w:val="21"/>
        </w:rPr>
        <w:t>______________________________________________________________________________________________________________________________________________________________________________________________________</w:t>
      </w:r>
    </w:p>
    <w:p w14:paraId="11132BEE" w14:textId="77777777" w:rsidR="00F568D0" w:rsidRDefault="00F568D0" w:rsidP="00C27FDA">
      <w:pPr>
        <w:pStyle w:val="ListParagraph"/>
        <w:spacing w:after="0" w:line="240" w:lineRule="auto"/>
        <w:ind w:left="360"/>
        <w:rPr>
          <w:rFonts w:cstheme="minorHAnsi"/>
          <w:sz w:val="21"/>
          <w:szCs w:val="21"/>
        </w:rPr>
      </w:pPr>
    </w:p>
    <w:p w14:paraId="22110929" w14:textId="1E143777" w:rsidR="00603A8D" w:rsidRPr="00311627" w:rsidRDefault="00603A8D" w:rsidP="00C34FAE">
      <w:pPr>
        <w:pStyle w:val="ListParagraph"/>
        <w:numPr>
          <w:ilvl w:val="0"/>
          <w:numId w:val="32"/>
        </w:numPr>
        <w:spacing w:after="0" w:line="240" w:lineRule="auto"/>
        <w:rPr>
          <w:rFonts w:cstheme="minorHAnsi"/>
          <w:sz w:val="21"/>
          <w:szCs w:val="21"/>
          <w:highlight w:val="magenta"/>
        </w:rPr>
      </w:pPr>
      <w:r w:rsidRPr="00311627">
        <w:rPr>
          <w:rFonts w:cstheme="minorHAnsi"/>
          <w:sz w:val="21"/>
          <w:szCs w:val="21"/>
          <w:highlight w:val="magenta"/>
        </w:rPr>
        <w:t>Have you received</w:t>
      </w:r>
      <w:r w:rsidR="000C5D73" w:rsidRPr="00311627">
        <w:rPr>
          <w:rFonts w:cstheme="minorHAnsi"/>
          <w:sz w:val="21"/>
          <w:szCs w:val="21"/>
          <w:highlight w:val="magenta"/>
        </w:rPr>
        <w:t xml:space="preserve"> information or</w:t>
      </w:r>
      <w:r w:rsidRPr="00311627">
        <w:rPr>
          <w:rFonts w:cstheme="minorHAnsi"/>
          <w:sz w:val="21"/>
          <w:szCs w:val="21"/>
          <w:highlight w:val="magenta"/>
        </w:rPr>
        <w:t xml:space="preserve"> advice on the following topics from a financial professional or financial services provider and if so, how long ago did you receive that advice?</w:t>
      </w:r>
      <w:r w:rsidR="00FE2355" w:rsidRPr="00311627">
        <w:rPr>
          <w:rFonts w:cstheme="minorHAnsi"/>
          <w:sz w:val="21"/>
          <w:szCs w:val="21"/>
          <w:highlight w:val="magenta"/>
        </w:rPr>
        <w:t xml:space="preserve"> </w:t>
      </w:r>
      <w:r w:rsidR="00FE2355" w:rsidRPr="00311627">
        <w:rPr>
          <w:rFonts w:cstheme="minorHAnsi"/>
          <w:b/>
          <w:sz w:val="21"/>
          <w:szCs w:val="21"/>
          <w:highlight w:val="magenta"/>
        </w:rPr>
        <w:t>[RANDOMIZE]</w:t>
      </w:r>
    </w:p>
    <w:tbl>
      <w:tblPr>
        <w:tblStyle w:val="LightGrid-Accent11"/>
        <w:tblW w:w="0" w:type="auto"/>
        <w:tblLook w:val="04A0" w:firstRow="1" w:lastRow="0" w:firstColumn="1" w:lastColumn="0" w:noHBand="0" w:noVBand="1"/>
      </w:tblPr>
      <w:tblGrid>
        <w:gridCol w:w="2363"/>
        <w:gridCol w:w="1195"/>
        <w:gridCol w:w="1294"/>
        <w:gridCol w:w="1294"/>
        <w:gridCol w:w="1154"/>
        <w:gridCol w:w="1433"/>
        <w:gridCol w:w="979"/>
        <w:gridCol w:w="1068"/>
      </w:tblGrid>
      <w:tr w:rsidR="009D6004" w:rsidRPr="007743C1" w14:paraId="684DB699" w14:textId="77777777" w:rsidTr="009D60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02993A99" w14:textId="77777777" w:rsidR="009D6004" w:rsidRPr="00C27FDA" w:rsidRDefault="009D6004" w:rsidP="00C27FDA">
            <w:pPr>
              <w:spacing w:after="0"/>
              <w:contextualSpacing/>
              <w:rPr>
                <w:rFonts w:cstheme="minorHAnsi"/>
                <w:sz w:val="20"/>
                <w:szCs w:val="21"/>
              </w:rPr>
            </w:pPr>
          </w:p>
        </w:tc>
        <w:tc>
          <w:tcPr>
            <w:tcW w:w="1205" w:type="dxa"/>
          </w:tcPr>
          <w:p w14:paraId="4B69A4BF" w14:textId="77777777" w:rsidR="009D6004" w:rsidRPr="00C27FDA" w:rsidRDefault="009D6004" w:rsidP="00C27FDA">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within the past year</w:t>
            </w:r>
          </w:p>
        </w:tc>
        <w:tc>
          <w:tcPr>
            <w:tcW w:w="1302" w:type="dxa"/>
          </w:tcPr>
          <w:p w14:paraId="2EE210D3" w14:textId="77777777" w:rsidR="009D6004" w:rsidRPr="00C27FDA" w:rsidRDefault="009D6004" w:rsidP="00C27FDA">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between 1 and 4 years ago</w:t>
            </w:r>
          </w:p>
        </w:tc>
        <w:tc>
          <w:tcPr>
            <w:tcW w:w="1302" w:type="dxa"/>
          </w:tcPr>
          <w:p w14:paraId="31AC4C8A" w14:textId="77777777" w:rsidR="009D6004" w:rsidRPr="00C27FDA" w:rsidRDefault="009D6004" w:rsidP="00C27FDA">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between 5 and 10 years ago</w:t>
            </w:r>
          </w:p>
        </w:tc>
        <w:tc>
          <w:tcPr>
            <w:tcW w:w="1165" w:type="dxa"/>
          </w:tcPr>
          <w:p w14:paraId="3A011476" w14:textId="77777777" w:rsidR="009D6004" w:rsidRPr="00C27FDA" w:rsidRDefault="009D6004" w:rsidP="00C27FDA">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more than 10 years ago</w:t>
            </w:r>
          </w:p>
        </w:tc>
        <w:tc>
          <w:tcPr>
            <w:tcW w:w="1444" w:type="dxa"/>
          </w:tcPr>
          <w:p w14:paraId="567AD3E6" w14:textId="77777777" w:rsidR="009D6004" w:rsidRPr="00C27FDA" w:rsidRDefault="009D6004" w:rsidP="00C27FDA">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Have never received advice on this topic</w:t>
            </w:r>
          </w:p>
        </w:tc>
        <w:tc>
          <w:tcPr>
            <w:tcW w:w="988" w:type="dxa"/>
          </w:tcPr>
          <w:p w14:paraId="41200103" w14:textId="77777777" w:rsidR="009D6004" w:rsidRPr="00C27FDA" w:rsidRDefault="009D6004" w:rsidP="00C27FDA">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Not sure</w:t>
            </w:r>
          </w:p>
        </w:tc>
        <w:tc>
          <w:tcPr>
            <w:tcW w:w="988" w:type="dxa"/>
          </w:tcPr>
          <w:p w14:paraId="03D39D7F" w14:textId="77777777" w:rsidR="009D6004" w:rsidRPr="00C27FDA" w:rsidRDefault="009D6004" w:rsidP="00C27FDA">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Not applicable</w:t>
            </w:r>
          </w:p>
        </w:tc>
      </w:tr>
      <w:tr w:rsidR="009D6004" w:rsidRPr="007743C1" w14:paraId="74C5306E"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086304E5"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How asset allocation impacts the value of your investments</w:t>
            </w:r>
          </w:p>
        </w:tc>
        <w:tc>
          <w:tcPr>
            <w:tcW w:w="1205" w:type="dxa"/>
          </w:tcPr>
          <w:p w14:paraId="59BF7B97"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21F524C0"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548FABD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26C166DA"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64936EB1"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070A70AB"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369106F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6085FEB6"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4BDFF215"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The impact of fees on your assets</w:t>
            </w:r>
          </w:p>
        </w:tc>
        <w:tc>
          <w:tcPr>
            <w:tcW w:w="1205" w:type="dxa"/>
          </w:tcPr>
          <w:p w14:paraId="6956EEDC"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471668F4"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41C53C3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46A4198B"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2074C43D"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3A990A5D"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1C2F6016"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09710DCA"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0F897A57"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Integrating health insurance as part of your financial plan</w:t>
            </w:r>
          </w:p>
        </w:tc>
        <w:tc>
          <w:tcPr>
            <w:tcW w:w="1205" w:type="dxa"/>
          </w:tcPr>
          <w:p w14:paraId="28271680"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7E96FD7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0187D88B"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538AF315"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149C5B61"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4D6A42A6"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008BACC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1D9B0A08"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512AC5A4"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Integrating life insurance as part of your financial plan</w:t>
            </w:r>
          </w:p>
        </w:tc>
        <w:tc>
          <w:tcPr>
            <w:tcW w:w="1205" w:type="dxa"/>
          </w:tcPr>
          <w:p w14:paraId="70ECFFF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4F240DDB"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353458B6"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343C02E7"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7D48280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543401F6"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6A3C126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24B97A74"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5FDC9E1C"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How to use your financial assets to generate income in retirement</w:t>
            </w:r>
          </w:p>
        </w:tc>
        <w:tc>
          <w:tcPr>
            <w:tcW w:w="1205" w:type="dxa"/>
          </w:tcPr>
          <w:p w14:paraId="2DAA83C5"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018DF01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3D415051"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0DB30DB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29220611"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194F72D3"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17F4C86B"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6614CC87"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7A9B75D9"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Setting a target savings rate to ensure you have enough savings to fund your retirement</w:t>
            </w:r>
          </w:p>
        </w:tc>
        <w:tc>
          <w:tcPr>
            <w:tcW w:w="1205" w:type="dxa"/>
          </w:tcPr>
          <w:p w14:paraId="39051180"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127D252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66073836"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3E0450CD"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469C9280"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7FAD2405"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304BC6C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4FCDE61F"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46F73EE5"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The benefits of Tax-Free Savings Accounts (TFSAs)</w:t>
            </w:r>
          </w:p>
        </w:tc>
        <w:tc>
          <w:tcPr>
            <w:tcW w:w="1205" w:type="dxa"/>
          </w:tcPr>
          <w:p w14:paraId="1634A79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7D0E21D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223655E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198B7749"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166BED9C"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45873517"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6F0C8EC4"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554CCB6C"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290202EA"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Benefits of deferring taxes with registered accounts (e.g. RRSPs)</w:t>
            </w:r>
          </w:p>
        </w:tc>
        <w:tc>
          <w:tcPr>
            <w:tcW w:w="1205" w:type="dxa"/>
          </w:tcPr>
          <w:p w14:paraId="4D3681B4"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3F1AC72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01573189"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09140CBF"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6139A2CC"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7B276647"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318BA52F"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0198D3DC"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7E24D5C8"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Best practices for paying down your debt</w:t>
            </w:r>
          </w:p>
        </w:tc>
        <w:tc>
          <w:tcPr>
            <w:tcW w:w="1205" w:type="dxa"/>
          </w:tcPr>
          <w:p w14:paraId="662A5AE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01EE5CDD"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306D30F3"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67FBA9A0"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3CA75DA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7BC1AE0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503E503B"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4D4D3164"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5F044C07"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Timing the market</w:t>
            </w:r>
          </w:p>
        </w:tc>
        <w:tc>
          <w:tcPr>
            <w:tcW w:w="1205" w:type="dxa"/>
          </w:tcPr>
          <w:p w14:paraId="42E58FB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7BC76FB7"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2D15B29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347064E1"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56DADD69"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256CDE89"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5CA1FBFE"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74DA99DE"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256C954F"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How to prepare for and/or deal with the financial impact death of a spouse / partner</w:t>
            </w:r>
          </w:p>
        </w:tc>
        <w:tc>
          <w:tcPr>
            <w:tcW w:w="1205" w:type="dxa"/>
          </w:tcPr>
          <w:p w14:paraId="51A8B23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4FC9E2DD"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0F110DE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1C502E8B"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4B163E1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2F5A0AD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2C5FDE29"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2F003680"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014DC4BA"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How to deal with receiving a large windfall of money (e.g. inheritance)</w:t>
            </w:r>
          </w:p>
        </w:tc>
        <w:tc>
          <w:tcPr>
            <w:tcW w:w="1205" w:type="dxa"/>
          </w:tcPr>
          <w:p w14:paraId="1F80B66A"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27E2C5BF"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41C8E91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53A22DF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0FCA5DC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617BAD1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60AB845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7A998A28"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363797E1"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How increasing longevity (i.e. the probability of living a long time) impacts your financial decisions in drawing retirement income</w:t>
            </w:r>
          </w:p>
        </w:tc>
        <w:tc>
          <w:tcPr>
            <w:tcW w:w="1205" w:type="dxa"/>
          </w:tcPr>
          <w:p w14:paraId="0DCA623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28278D49"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1063FC2B"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66CDBE82"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7E12669A"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22F718E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7C844D61"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2D6E9B7E"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6F560D8D"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How increasing longevity (i.e. the probability of living a long time) impacts how you save(d) for your retirement</w:t>
            </w:r>
          </w:p>
        </w:tc>
        <w:tc>
          <w:tcPr>
            <w:tcW w:w="1205" w:type="dxa"/>
          </w:tcPr>
          <w:p w14:paraId="5352BF26"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287C086C"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395BD520"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130C07D1"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4F94929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11C7ED5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3DE8F79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56797232"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0750097E"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 xml:space="preserve">Having goal-oriented discussions (i.e. I want </w:t>
            </w:r>
            <w:r w:rsidRPr="00C27FDA">
              <w:rPr>
                <w:rFonts w:cstheme="minorHAnsi"/>
                <w:b w:val="0"/>
                <w:sz w:val="20"/>
                <w:szCs w:val="21"/>
              </w:rPr>
              <w:lastRenderedPageBreak/>
              <w:t>$50,000 a year in retirement income when I retire in 5 years. How can I achieve that?)</w:t>
            </w:r>
          </w:p>
        </w:tc>
        <w:tc>
          <w:tcPr>
            <w:tcW w:w="1205" w:type="dxa"/>
          </w:tcPr>
          <w:p w14:paraId="2488DCA6"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318596C9"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6CF6659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43A58557"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3FF928C2"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549D5F43"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345C5D70"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794D38" w:rsidRPr="007743C1" w14:paraId="49B7224B"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0C1EC035" w14:textId="77777777" w:rsidR="00794D38" w:rsidRPr="00C27FDA" w:rsidRDefault="00794D38" w:rsidP="00C27FDA">
            <w:pPr>
              <w:spacing w:after="0"/>
              <w:contextualSpacing/>
              <w:rPr>
                <w:rFonts w:cstheme="minorHAnsi"/>
                <w:b w:val="0"/>
                <w:sz w:val="20"/>
                <w:szCs w:val="21"/>
              </w:rPr>
            </w:pPr>
            <w:r w:rsidRPr="00C27FDA">
              <w:rPr>
                <w:rFonts w:cstheme="minorHAnsi"/>
                <w:b w:val="0"/>
                <w:sz w:val="20"/>
                <w:szCs w:val="21"/>
              </w:rPr>
              <w:t>Setting up a plan for short- and medium- term savings goals</w:t>
            </w:r>
          </w:p>
        </w:tc>
        <w:tc>
          <w:tcPr>
            <w:tcW w:w="1205" w:type="dxa"/>
          </w:tcPr>
          <w:p w14:paraId="12C07524"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7C5AAF48"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3E0348C1"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1F0AE7A9"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0066062E"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6507C6A2"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765C3055"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794D38" w:rsidRPr="007743C1" w14:paraId="111AF42E"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11AB6300" w14:textId="77777777" w:rsidR="00794D38" w:rsidRPr="00C27FDA" w:rsidRDefault="00794D38" w:rsidP="00C27FDA">
            <w:pPr>
              <w:spacing w:after="0"/>
              <w:contextualSpacing/>
              <w:rPr>
                <w:rFonts w:cstheme="minorHAnsi"/>
                <w:b w:val="0"/>
                <w:sz w:val="20"/>
                <w:szCs w:val="21"/>
              </w:rPr>
            </w:pPr>
            <w:r w:rsidRPr="00C27FDA">
              <w:rPr>
                <w:rFonts w:cstheme="minorHAnsi"/>
                <w:b w:val="0"/>
                <w:sz w:val="20"/>
                <w:szCs w:val="21"/>
              </w:rPr>
              <w:t>Setting up a plan for long- term savings goals</w:t>
            </w:r>
          </w:p>
        </w:tc>
        <w:tc>
          <w:tcPr>
            <w:tcW w:w="1205" w:type="dxa"/>
          </w:tcPr>
          <w:p w14:paraId="7701C2F9" w14:textId="77777777" w:rsidR="00794D38" w:rsidRPr="00C27FDA" w:rsidRDefault="00794D38"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19A1D1B5" w14:textId="77777777" w:rsidR="00794D38" w:rsidRPr="00C27FDA" w:rsidRDefault="00794D38"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6FF6BAFB" w14:textId="77777777" w:rsidR="00794D38" w:rsidRPr="00C27FDA" w:rsidRDefault="00794D38"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67703228" w14:textId="77777777" w:rsidR="00794D38" w:rsidRPr="00C27FDA" w:rsidRDefault="00794D38"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564115DA" w14:textId="77777777" w:rsidR="00794D38" w:rsidRPr="00C27FDA" w:rsidRDefault="00794D38"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19F02690" w14:textId="77777777" w:rsidR="00794D38" w:rsidRPr="00C27FDA" w:rsidRDefault="00794D38"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2D04180A" w14:textId="77777777" w:rsidR="00794D38" w:rsidRPr="00C27FDA" w:rsidRDefault="00794D38"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794D38" w:rsidRPr="007743C1" w14:paraId="21F366E0"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52163332" w14:textId="77777777" w:rsidR="00794D38" w:rsidRPr="00C27FDA" w:rsidRDefault="00794D38" w:rsidP="00C27FDA">
            <w:pPr>
              <w:spacing w:after="0"/>
              <w:contextualSpacing/>
              <w:rPr>
                <w:rFonts w:cstheme="minorHAnsi"/>
                <w:b w:val="0"/>
                <w:sz w:val="20"/>
                <w:szCs w:val="21"/>
              </w:rPr>
            </w:pPr>
            <w:r w:rsidRPr="00C27FDA">
              <w:rPr>
                <w:rFonts w:cstheme="minorHAnsi"/>
                <w:b w:val="0"/>
                <w:sz w:val="20"/>
                <w:szCs w:val="21"/>
              </w:rPr>
              <w:t xml:space="preserve">Helping </w:t>
            </w:r>
            <w:r w:rsidR="00805D33" w:rsidRPr="00C27FDA">
              <w:rPr>
                <w:rFonts w:cstheme="minorHAnsi"/>
                <w:b w:val="0"/>
                <w:sz w:val="20"/>
                <w:szCs w:val="21"/>
              </w:rPr>
              <w:t>you</w:t>
            </w:r>
            <w:r w:rsidRPr="00C27FDA">
              <w:rPr>
                <w:rFonts w:cstheme="minorHAnsi"/>
                <w:b w:val="0"/>
                <w:sz w:val="20"/>
                <w:szCs w:val="21"/>
              </w:rPr>
              <w:t xml:space="preserve"> stay on track with </w:t>
            </w:r>
            <w:r w:rsidR="00805D33" w:rsidRPr="00C27FDA">
              <w:rPr>
                <w:rFonts w:cstheme="minorHAnsi"/>
                <w:b w:val="0"/>
                <w:sz w:val="20"/>
                <w:szCs w:val="21"/>
              </w:rPr>
              <w:t>your</w:t>
            </w:r>
            <w:r w:rsidRPr="00C27FDA">
              <w:rPr>
                <w:rFonts w:cstheme="minorHAnsi"/>
                <w:b w:val="0"/>
                <w:sz w:val="20"/>
                <w:szCs w:val="21"/>
              </w:rPr>
              <w:t xml:space="preserve"> </w:t>
            </w:r>
            <w:r w:rsidR="00E57FBB" w:rsidRPr="00C27FDA">
              <w:rPr>
                <w:rFonts w:cstheme="minorHAnsi"/>
                <w:b w:val="0"/>
                <w:sz w:val="20"/>
                <w:szCs w:val="21"/>
              </w:rPr>
              <w:t xml:space="preserve">savings </w:t>
            </w:r>
            <w:r w:rsidRPr="00C27FDA">
              <w:rPr>
                <w:rFonts w:cstheme="minorHAnsi"/>
                <w:b w:val="0"/>
                <w:sz w:val="20"/>
                <w:szCs w:val="21"/>
              </w:rPr>
              <w:t>goals</w:t>
            </w:r>
          </w:p>
        </w:tc>
        <w:tc>
          <w:tcPr>
            <w:tcW w:w="1205" w:type="dxa"/>
          </w:tcPr>
          <w:p w14:paraId="38B6DEA1"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5A879BAE"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1F6C5035"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194DCD9C"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58D590AB"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141BD667"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0AFCDE93" w14:textId="77777777" w:rsidR="00794D38" w:rsidRPr="00C27FDA" w:rsidRDefault="00794D38"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6A2DC0FA"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11BE5F11"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Expense management</w:t>
            </w:r>
          </w:p>
        </w:tc>
        <w:tc>
          <w:tcPr>
            <w:tcW w:w="1205" w:type="dxa"/>
          </w:tcPr>
          <w:p w14:paraId="4F51D1C9"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10E9F83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7AE43AE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20B4C9D3"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52AF5AB9"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2C385874"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08A62D8A"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411777B7"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78511959"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Role of wealth</w:t>
            </w:r>
            <w:r w:rsidR="00E57FBB" w:rsidRPr="00C27FDA">
              <w:rPr>
                <w:rFonts w:cstheme="minorHAnsi"/>
                <w:b w:val="0"/>
                <w:sz w:val="20"/>
                <w:szCs w:val="21"/>
              </w:rPr>
              <w:t xml:space="preserve"> products with insurance features or guarantees in estate planning (e.g. bypassing probate)</w:t>
            </w:r>
            <w:r w:rsidR="00E57FBB" w:rsidRPr="00C27FDA" w:rsidDel="00E57FBB">
              <w:rPr>
                <w:rFonts w:cstheme="minorHAnsi"/>
                <w:b w:val="0"/>
                <w:sz w:val="20"/>
                <w:szCs w:val="21"/>
              </w:rPr>
              <w:t xml:space="preserve"> </w:t>
            </w:r>
          </w:p>
        </w:tc>
        <w:tc>
          <w:tcPr>
            <w:tcW w:w="1205" w:type="dxa"/>
          </w:tcPr>
          <w:p w14:paraId="5A466610"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59C6620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2AABAE2A"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1745524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59716F0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6FBCB967"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3621932A"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9D6004" w:rsidRPr="007743C1" w14:paraId="01165393"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3C588FEE"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How to set up a plan for your estate</w:t>
            </w:r>
          </w:p>
        </w:tc>
        <w:tc>
          <w:tcPr>
            <w:tcW w:w="1205" w:type="dxa"/>
          </w:tcPr>
          <w:p w14:paraId="2C967F3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249C48F0"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1AA6E9B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1061ED9A"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17E4DCAD"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41F2A75F"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150BCF24"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9D6004" w:rsidRPr="007743C1" w14:paraId="06BCD784"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5090EA6B" w14:textId="77777777" w:rsidR="009D6004" w:rsidRPr="00C27FDA" w:rsidRDefault="00E57FBB" w:rsidP="00C27FDA">
            <w:pPr>
              <w:spacing w:after="0"/>
              <w:contextualSpacing/>
              <w:rPr>
                <w:rFonts w:cstheme="minorHAnsi"/>
                <w:b w:val="0"/>
                <w:sz w:val="20"/>
                <w:szCs w:val="21"/>
              </w:rPr>
            </w:pPr>
            <w:r w:rsidRPr="00C27FDA">
              <w:rPr>
                <w:rFonts w:cstheme="minorHAnsi"/>
                <w:b w:val="0"/>
                <w:sz w:val="20"/>
                <w:szCs w:val="21"/>
              </w:rPr>
              <w:t>Explaining the deductions from your paycheque like CPP, EI etc.</w:t>
            </w:r>
            <w:r w:rsidRPr="00C27FDA" w:rsidDel="00E57FBB">
              <w:rPr>
                <w:rFonts w:cstheme="minorHAnsi"/>
                <w:b w:val="0"/>
                <w:sz w:val="20"/>
                <w:szCs w:val="21"/>
              </w:rPr>
              <w:t xml:space="preserve"> </w:t>
            </w:r>
          </w:p>
        </w:tc>
        <w:tc>
          <w:tcPr>
            <w:tcW w:w="1205" w:type="dxa"/>
          </w:tcPr>
          <w:p w14:paraId="627DF7AB"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15933689"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4B9FF05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51D36FBA"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377208AA"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2CC33049"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572021C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E57FBB" w:rsidRPr="007743C1" w14:paraId="6462D4C2"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15A49EF9" w14:textId="77777777" w:rsidR="00E57FBB" w:rsidRPr="00C27FDA" w:rsidRDefault="00E57FBB" w:rsidP="00C27FDA">
            <w:pPr>
              <w:spacing w:after="0"/>
              <w:contextualSpacing/>
              <w:rPr>
                <w:rFonts w:cstheme="minorHAnsi"/>
                <w:b w:val="0"/>
                <w:sz w:val="20"/>
                <w:szCs w:val="21"/>
              </w:rPr>
            </w:pPr>
            <w:r w:rsidRPr="00C27FDA">
              <w:rPr>
                <w:rFonts w:cstheme="minorHAnsi"/>
                <w:b w:val="0"/>
                <w:sz w:val="20"/>
                <w:szCs w:val="21"/>
              </w:rPr>
              <w:t>Explaining what CPP is and how it works</w:t>
            </w:r>
          </w:p>
        </w:tc>
        <w:tc>
          <w:tcPr>
            <w:tcW w:w="1205" w:type="dxa"/>
          </w:tcPr>
          <w:p w14:paraId="67737CE3"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548B06C7"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748FD2DC"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4C994891"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2F81CC40"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21858A78"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1B1DE18E"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E57FBB" w:rsidRPr="007743C1" w14:paraId="7A229EB8"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3E88FDF4"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Advice on investing in real estate</w:t>
            </w:r>
          </w:p>
        </w:tc>
        <w:tc>
          <w:tcPr>
            <w:tcW w:w="1205" w:type="dxa"/>
          </w:tcPr>
          <w:p w14:paraId="28834D90"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5043519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419D3A16"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47CA34FC"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335F7CF7"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7149EC44"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3BF9D30E"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E57FBB" w:rsidRPr="007743C1" w14:paraId="3D69ADAC"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1D2FE27F" w14:textId="77777777" w:rsidR="00E57FBB" w:rsidRPr="00C27FDA" w:rsidRDefault="00E57FBB" w:rsidP="00C27FDA">
            <w:pPr>
              <w:spacing w:after="0"/>
              <w:contextualSpacing/>
              <w:rPr>
                <w:rFonts w:cstheme="minorHAnsi"/>
                <w:b w:val="0"/>
                <w:sz w:val="20"/>
                <w:szCs w:val="21"/>
              </w:rPr>
            </w:pPr>
            <w:r w:rsidRPr="00C27FDA">
              <w:rPr>
                <w:rFonts w:cstheme="minorHAnsi"/>
                <w:b w:val="0"/>
                <w:sz w:val="20"/>
                <w:szCs w:val="21"/>
              </w:rPr>
              <w:t>Advice on buying your first home</w:t>
            </w:r>
          </w:p>
        </w:tc>
        <w:tc>
          <w:tcPr>
            <w:tcW w:w="1205" w:type="dxa"/>
          </w:tcPr>
          <w:p w14:paraId="5110DA1C"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0E8C31F3"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3364FF96"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44ADDBD5"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5CD75903"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4C7EB1BD"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33757DD9" w14:textId="77777777" w:rsidR="00E57FBB" w:rsidRPr="00C27FDA" w:rsidRDefault="00E57FBB"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E57FBB" w:rsidRPr="007743C1" w14:paraId="72AB10F9"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1A387009"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Advice on</w:t>
            </w:r>
            <w:r w:rsidR="007779B4" w:rsidRPr="00C27FDA">
              <w:rPr>
                <w:rFonts w:cstheme="minorHAnsi"/>
                <w:b w:val="0"/>
                <w:sz w:val="20"/>
                <w:szCs w:val="21"/>
              </w:rPr>
              <w:t xml:space="preserve"> income</w:t>
            </w:r>
            <w:r w:rsidRPr="00C27FDA">
              <w:rPr>
                <w:rFonts w:cstheme="minorHAnsi"/>
                <w:b w:val="0"/>
                <w:sz w:val="20"/>
                <w:szCs w:val="21"/>
              </w:rPr>
              <w:t xml:space="preserve"> tax preparation</w:t>
            </w:r>
          </w:p>
        </w:tc>
        <w:tc>
          <w:tcPr>
            <w:tcW w:w="1205" w:type="dxa"/>
          </w:tcPr>
          <w:p w14:paraId="022EC6DD"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578FCB99"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42829915"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273785B5"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18114ABF"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6A6D3AA1"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7B6F29FF"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E57FBB" w:rsidRPr="007743C1" w14:paraId="62FA3C3D"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27B70BAE"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 xml:space="preserve">Advice following </w:t>
            </w:r>
            <w:r w:rsidR="00A7134B" w:rsidRPr="00C27FDA">
              <w:rPr>
                <w:rFonts w:cstheme="minorHAnsi"/>
                <w:b w:val="0"/>
                <w:sz w:val="20"/>
                <w:szCs w:val="21"/>
              </w:rPr>
              <w:t xml:space="preserve">a </w:t>
            </w:r>
            <w:r w:rsidRPr="00C27FDA">
              <w:rPr>
                <w:rFonts w:cstheme="minorHAnsi"/>
                <w:b w:val="0"/>
                <w:sz w:val="20"/>
                <w:szCs w:val="21"/>
              </w:rPr>
              <w:t>change in marital status</w:t>
            </w:r>
          </w:p>
        </w:tc>
        <w:tc>
          <w:tcPr>
            <w:tcW w:w="1205" w:type="dxa"/>
          </w:tcPr>
          <w:p w14:paraId="3447E95B"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45D0050D"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585E9804"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3FFAB88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1086F70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24BFA069"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66799FF4"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00E57FBB" w:rsidRPr="007743C1" w14:paraId="55DF5C8C" w14:textId="77777777" w:rsidTr="009D60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34E5DFE1"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Advice on wills and trusts</w:t>
            </w:r>
          </w:p>
        </w:tc>
        <w:tc>
          <w:tcPr>
            <w:tcW w:w="1205" w:type="dxa"/>
          </w:tcPr>
          <w:p w14:paraId="71CA8DE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02B2EEF4"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14:paraId="2585A8E3"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14:paraId="13ACC052"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14:paraId="655AC894"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66CDB7D8"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14:paraId="7D12D0C0" w14:textId="77777777" w:rsidR="009D6004" w:rsidRPr="00C27FDA" w:rsidRDefault="009D6004" w:rsidP="00C27FDA">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00E57FBB" w:rsidRPr="007743C1" w14:paraId="64C3C012" w14:textId="77777777" w:rsidTr="009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74EE3801" w14:textId="77777777" w:rsidR="009D6004" w:rsidRPr="00C27FDA" w:rsidRDefault="009D6004" w:rsidP="00C27FDA">
            <w:pPr>
              <w:spacing w:after="0"/>
              <w:contextualSpacing/>
              <w:rPr>
                <w:rFonts w:cstheme="minorHAnsi"/>
                <w:b w:val="0"/>
                <w:sz w:val="20"/>
                <w:szCs w:val="21"/>
              </w:rPr>
            </w:pPr>
            <w:r w:rsidRPr="00C27FDA">
              <w:rPr>
                <w:rFonts w:cstheme="minorHAnsi"/>
                <w:b w:val="0"/>
                <w:sz w:val="20"/>
                <w:szCs w:val="21"/>
              </w:rPr>
              <w:t>Advice following job change</w:t>
            </w:r>
          </w:p>
        </w:tc>
        <w:tc>
          <w:tcPr>
            <w:tcW w:w="1205" w:type="dxa"/>
          </w:tcPr>
          <w:p w14:paraId="71E773B3"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574E8540"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14:paraId="7A5ABF63"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14:paraId="066D42B0"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14:paraId="28A40805"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37D4767E"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14:paraId="6CD28EF8" w14:textId="77777777" w:rsidR="009D6004" w:rsidRPr="00C27FDA" w:rsidRDefault="009D6004" w:rsidP="00C27FDA">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bl>
    <w:p w14:paraId="40ADE05E" w14:textId="77777777" w:rsidR="00BB3228" w:rsidRDefault="00BB3228" w:rsidP="00D5287E">
      <w:pPr>
        <w:spacing w:after="0" w:line="240" w:lineRule="auto"/>
        <w:rPr>
          <w:rFonts w:cstheme="minorHAnsi"/>
          <w:b/>
          <w:sz w:val="21"/>
          <w:szCs w:val="21"/>
          <w:u w:val="single"/>
        </w:rPr>
      </w:pPr>
    </w:p>
    <w:p w14:paraId="786BF5F6" w14:textId="40D4F22C" w:rsidR="00D5287E" w:rsidRDefault="00D5287E" w:rsidP="00D5287E">
      <w:pPr>
        <w:spacing w:after="0" w:line="240" w:lineRule="auto"/>
        <w:rPr>
          <w:rFonts w:cstheme="minorHAnsi"/>
          <w:b/>
          <w:sz w:val="21"/>
          <w:szCs w:val="21"/>
          <w:u w:val="single"/>
        </w:rPr>
      </w:pPr>
      <w:r>
        <w:rPr>
          <w:rFonts w:cstheme="minorHAnsi"/>
          <w:b/>
          <w:sz w:val="21"/>
          <w:szCs w:val="21"/>
          <w:u w:val="single"/>
        </w:rPr>
        <w:t xml:space="preserve">EVALUATING YOUR </w:t>
      </w:r>
      <w:r w:rsidR="009868FD">
        <w:rPr>
          <w:rFonts w:cstheme="minorHAnsi"/>
          <w:b/>
          <w:sz w:val="21"/>
          <w:szCs w:val="21"/>
          <w:u w:val="single"/>
        </w:rPr>
        <w:t>FINANCIAL</w:t>
      </w:r>
      <w:r>
        <w:rPr>
          <w:rFonts w:cstheme="minorHAnsi"/>
          <w:b/>
          <w:sz w:val="21"/>
          <w:szCs w:val="21"/>
          <w:u w:val="single"/>
        </w:rPr>
        <w:t xml:space="preserve"> PROFESSIONAL(S)</w:t>
      </w:r>
    </w:p>
    <w:p w14:paraId="60C7DC78" w14:textId="294495ED" w:rsidR="00D5287E" w:rsidRPr="007743C1" w:rsidRDefault="00D5287E" w:rsidP="00D5287E">
      <w:pPr>
        <w:spacing w:after="0" w:line="240" w:lineRule="auto"/>
        <w:rPr>
          <w:rFonts w:cstheme="minorHAnsi"/>
          <w:sz w:val="21"/>
          <w:szCs w:val="21"/>
        </w:rPr>
      </w:pPr>
      <w:r>
        <w:rPr>
          <w:rFonts w:cstheme="minorHAnsi"/>
          <w:sz w:val="21"/>
          <w:szCs w:val="21"/>
        </w:rPr>
        <w:t>The following questions will help us understand your perceptions</w:t>
      </w:r>
      <w:r w:rsidR="00687458">
        <w:rPr>
          <w:rFonts w:cstheme="minorHAnsi"/>
          <w:sz w:val="21"/>
          <w:szCs w:val="21"/>
        </w:rPr>
        <w:t xml:space="preserve"> of</w:t>
      </w:r>
      <w:r>
        <w:rPr>
          <w:rFonts w:cstheme="minorHAnsi"/>
          <w:sz w:val="21"/>
          <w:szCs w:val="21"/>
        </w:rPr>
        <w:t xml:space="preserve"> and satisfaction </w:t>
      </w:r>
      <w:r w:rsidR="00687458">
        <w:rPr>
          <w:rFonts w:cstheme="minorHAnsi"/>
          <w:sz w:val="21"/>
          <w:szCs w:val="21"/>
        </w:rPr>
        <w:t>with</w:t>
      </w:r>
      <w:r>
        <w:rPr>
          <w:rFonts w:cstheme="minorHAnsi"/>
          <w:sz w:val="21"/>
          <w:szCs w:val="21"/>
        </w:rPr>
        <w:t xml:space="preserve"> your </w:t>
      </w:r>
      <w:r w:rsidR="009868FD">
        <w:rPr>
          <w:rFonts w:cstheme="minorHAnsi"/>
          <w:sz w:val="21"/>
          <w:szCs w:val="21"/>
        </w:rPr>
        <w:t xml:space="preserve">financial </w:t>
      </w:r>
      <w:r>
        <w:rPr>
          <w:rFonts w:cstheme="minorHAnsi"/>
          <w:sz w:val="21"/>
          <w:szCs w:val="21"/>
        </w:rPr>
        <w:t>professional(s) across a variety of areas.</w:t>
      </w:r>
    </w:p>
    <w:p w14:paraId="00F9D77F" w14:textId="6CCBF982" w:rsidR="005059A6" w:rsidRPr="005059A6" w:rsidRDefault="00C07F87" w:rsidP="00B043C9">
      <w:pPr>
        <w:rPr>
          <w:rFonts w:cstheme="minorHAnsi"/>
          <w:b/>
          <w:sz w:val="21"/>
          <w:szCs w:val="21"/>
        </w:rPr>
      </w:pPr>
      <w:r>
        <w:rPr>
          <w:rFonts w:cstheme="minorHAnsi"/>
          <w:b/>
          <w:sz w:val="21"/>
          <w:szCs w:val="21"/>
        </w:rPr>
        <w:t>[</w:t>
      </w:r>
      <w:r w:rsidR="005059A6" w:rsidRPr="005059A6">
        <w:rPr>
          <w:rFonts w:cstheme="minorHAnsi"/>
          <w:b/>
          <w:sz w:val="21"/>
          <w:szCs w:val="21"/>
        </w:rPr>
        <w:t xml:space="preserve">QUESTIONS </w:t>
      </w:r>
      <w:r w:rsidR="00592C6E">
        <w:rPr>
          <w:rFonts w:cstheme="minorHAnsi"/>
          <w:b/>
          <w:sz w:val="21"/>
          <w:szCs w:val="21"/>
        </w:rPr>
        <w:t>16</w:t>
      </w:r>
      <w:r w:rsidR="005059A6" w:rsidRPr="005059A6">
        <w:rPr>
          <w:rFonts w:cstheme="minorHAnsi"/>
          <w:b/>
          <w:sz w:val="21"/>
          <w:szCs w:val="21"/>
        </w:rPr>
        <w:t xml:space="preserve"> TO BE ASKED ONLY OF THOSE </w:t>
      </w:r>
      <w:r w:rsidR="005059A6">
        <w:rPr>
          <w:rFonts w:cstheme="minorHAnsi"/>
          <w:b/>
          <w:sz w:val="21"/>
          <w:szCs w:val="21"/>
        </w:rPr>
        <w:t>WORKING WITH ONE OR MORE FINANCIAL PROFESSIONALS IN Q</w:t>
      </w:r>
      <w:r w:rsidR="006546B1">
        <w:rPr>
          <w:rFonts w:cstheme="minorHAnsi"/>
          <w:b/>
          <w:sz w:val="21"/>
          <w:szCs w:val="21"/>
        </w:rPr>
        <w:t>1</w:t>
      </w:r>
      <w:r w:rsidR="00592C6E">
        <w:rPr>
          <w:rFonts w:cstheme="minorHAnsi"/>
          <w:b/>
          <w:sz w:val="21"/>
          <w:szCs w:val="21"/>
        </w:rPr>
        <w:t>1</w:t>
      </w:r>
      <w:r w:rsidR="005059A6" w:rsidRPr="005059A6">
        <w:rPr>
          <w:rFonts w:cstheme="minorHAnsi"/>
          <w:b/>
          <w:sz w:val="21"/>
          <w:szCs w:val="21"/>
        </w:rPr>
        <w:t xml:space="preserve">] </w:t>
      </w:r>
    </w:p>
    <w:p w14:paraId="2532F15E" w14:textId="1BE6EE98" w:rsidR="008B1143" w:rsidRPr="00595D50" w:rsidRDefault="008B1143" w:rsidP="00C34FAE">
      <w:pPr>
        <w:pStyle w:val="ListParagraph"/>
        <w:numPr>
          <w:ilvl w:val="0"/>
          <w:numId w:val="32"/>
        </w:numPr>
        <w:rPr>
          <w:rFonts w:cstheme="minorHAnsi"/>
          <w:sz w:val="21"/>
          <w:szCs w:val="21"/>
        </w:rPr>
      </w:pPr>
      <w:r w:rsidRPr="00595D50">
        <w:rPr>
          <w:rFonts w:cstheme="minorHAnsi"/>
          <w:sz w:val="21"/>
          <w:szCs w:val="21"/>
        </w:rPr>
        <w:t xml:space="preserve">On a scale of </w:t>
      </w:r>
      <w:r w:rsidR="00F53354">
        <w:rPr>
          <w:rFonts w:cstheme="minorHAnsi"/>
          <w:sz w:val="21"/>
          <w:szCs w:val="21"/>
        </w:rPr>
        <w:t>0</w:t>
      </w:r>
      <w:r w:rsidRPr="00595D50">
        <w:rPr>
          <w:rFonts w:cstheme="minorHAnsi"/>
          <w:sz w:val="21"/>
          <w:szCs w:val="21"/>
        </w:rPr>
        <w:t xml:space="preserve"> to 10, how satisfied are you with your financial </w:t>
      </w:r>
      <w:r w:rsidR="005059A6">
        <w:rPr>
          <w:rFonts w:cstheme="minorHAnsi"/>
          <w:sz w:val="21"/>
          <w:szCs w:val="21"/>
        </w:rPr>
        <w:t>professional(s)</w:t>
      </w:r>
      <w:r w:rsidR="005059A6" w:rsidRPr="00595D50">
        <w:rPr>
          <w:rFonts w:cstheme="minorHAnsi"/>
          <w:sz w:val="21"/>
          <w:szCs w:val="21"/>
        </w:rPr>
        <w:t xml:space="preserve"> </w:t>
      </w:r>
      <w:r w:rsidRPr="00595D50">
        <w:rPr>
          <w:rFonts w:cstheme="minorHAnsi"/>
          <w:sz w:val="21"/>
          <w:szCs w:val="21"/>
        </w:rPr>
        <w:t>overall?</w:t>
      </w:r>
    </w:p>
    <w:tbl>
      <w:tblPr>
        <w:tblStyle w:val="LightGrid-Accent11"/>
        <w:tblW w:w="10874" w:type="dxa"/>
        <w:tblLook w:val="04A0" w:firstRow="1" w:lastRow="0" w:firstColumn="1" w:lastColumn="0" w:noHBand="0" w:noVBand="1"/>
      </w:tblPr>
      <w:tblGrid>
        <w:gridCol w:w="2331"/>
        <w:gridCol w:w="365"/>
        <w:gridCol w:w="365"/>
        <w:gridCol w:w="365"/>
        <w:gridCol w:w="365"/>
        <w:gridCol w:w="365"/>
        <w:gridCol w:w="365"/>
        <w:gridCol w:w="365"/>
        <w:gridCol w:w="365"/>
        <w:gridCol w:w="365"/>
        <w:gridCol w:w="2074"/>
        <w:gridCol w:w="1017"/>
        <w:gridCol w:w="2167"/>
      </w:tblGrid>
      <w:tr w:rsidR="003E18ED" w:rsidRPr="00315320" w14:paraId="72A6DDF3" w14:textId="77777777" w:rsidTr="003E18ED">
        <w:trPr>
          <w:cnfStyle w:val="100000000000" w:firstRow="1" w:lastRow="0" w:firstColumn="0" w:lastColumn="0" w:oddVBand="0" w:evenVBand="0" w:oddHBand="0"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CD67E3" w14:textId="77777777" w:rsidR="003E18ED" w:rsidRDefault="003E18ED" w:rsidP="003E18ED">
            <w:pPr>
              <w:spacing w:after="0" w:line="240" w:lineRule="auto"/>
              <w:jc w:val="center"/>
              <w:rPr>
                <w:rFonts w:cstheme="minorHAnsi"/>
                <w:b w:val="0"/>
                <w:bCs w:val="0"/>
                <w:sz w:val="18"/>
              </w:rPr>
            </w:pPr>
            <w:r>
              <w:rPr>
                <w:rFonts w:cstheme="minorHAnsi"/>
                <w:sz w:val="18"/>
              </w:rPr>
              <w:t>Completely Dissatisfied</w:t>
            </w:r>
          </w:p>
          <w:p w14:paraId="35F0ED0B" w14:textId="2D9BA928" w:rsidR="003E18ED" w:rsidRDefault="003E18ED" w:rsidP="003E18ED">
            <w:pPr>
              <w:spacing w:after="0" w:line="240" w:lineRule="auto"/>
              <w:jc w:val="center"/>
              <w:rPr>
                <w:rFonts w:cstheme="minorHAnsi"/>
                <w:sz w:val="18"/>
              </w:rPr>
            </w:pPr>
            <w:r>
              <w:rPr>
                <w:rFonts w:cstheme="minorHAnsi"/>
                <w:sz w:val="18"/>
              </w:rPr>
              <w:t>0</w:t>
            </w:r>
          </w:p>
        </w:tc>
        <w:tc>
          <w:tcPr>
            <w:tcW w:w="0" w:type="auto"/>
            <w:vAlign w:val="center"/>
          </w:tcPr>
          <w:p w14:paraId="5C73F39E" w14:textId="4142AA0E"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1</w:t>
            </w:r>
          </w:p>
        </w:tc>
        <w:tc>
          <w:tcPr>
            <w:tcW w:w="0" w:type="auto"/>
            <w:vAlign w:val="center"/>
          </w:tcPr>
          <w:p w14:paraId="12B82F37" w14:textId="72583A49" w:rsidR="003E18ED" w:rsidRPr="003F2801"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2</w:t>
            </w:r>
          </w:p>
        </w:tc>
        <w:tc>
          <w:tcPr>
            <w:tcW w:w="0" w:type="auto"/>
            <w:vAlign w:val="center"/>
          </w:tcPr>
          <w:p w14:paraId="3EF810F8"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0" w:type="auto"/>
            <w:vAlign w:val="center"/>
          </w:tcPr>
          <w:p w14:paraId="4DAFD894"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0" w:type="auto"/>
            <w:vAlign w:val="center"/>
          </w:tcPr>
          <w:p w14:paraId="6E14817A"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0" w:type="auto"/>
            <w:vAlign w:val="center"/>
          </w:tcPr>
          <w:p w14:paraId="23B80BC0"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0" w:type="auto"/>
            <w:vAlign w:val="center"/>
          </w:tcPr>
          <w:p w14:paraId="66A783EA"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0" w:type="auto"/>
            <w:vAlign w:val="center"/>
          </w:tcPr>
          <w:p w14:paraId="437C8691"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0" w:type="auto"/>
            <w:vAlign w:val="center"/>
          </w:tcPr>
          <w:p w14:paraId="12F1F2A8" w14:textId="4192992A"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9</w:t>
            </w:r>
          </w:p>
        </w:tc>
        <w:tc>
          <w:tcPr>
            <w:tcW w:w="0" w:type="auto"/>
            <w:vAlign w:val="center"/>
          </w:tcPr>
          <w:p w14:paraId="5BD7186F" w14:textId="1BC7336F" w:rsidR="003E18ED"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Pr>
                <w:rFonts w:cstheme="minorHAnsi"/>
                <w:sz w:val="18"/>
                <w:szCs w:val="18"/>
              </w:rPr>
              <w:t>Completely Satisfied</w:t>
            </w:r>
          </w:p>
          <w:p w14:paraId="7FAEC45C" w14:textId="26383C04"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10</w:t>
            </w:r>
          </w:p>
        </w:tc>
        <w:tc>
          <w:tcPr>
            <w:tcW w:w="0" w:type="auto"/>
            <w:vAlign w:val="center"/>
          </w:tcPr>
          <w:p w14:paraId="6EB0099C"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0" w:type="auto"/>
            <w:vAlign w:val="center"/>
          </w:tcPr>
          <w:p w14:paraId="726DA02D" w14:textId="77777777" w:rsidR="003E18ED" w:rsidRPr="00315320" w:rsidRDefault="003E18ED" w:rsidP="00D375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003E18ED" w:rsidRPr="00315320" w14:paraId="546285F1" w14:textId="77777777" w:rsidTr="003E18E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tcPr>
          <w:p w14:paraId="7C9545AD" w14:textId="77777777" w:rsidR="00F53354" w:rsidRPr="00315320" w:rsidRDefault="00F53354" w:rsidP="00D375EC">
            <w:pPr>
              <w:spacing w:after="0" w:line="240" w:lineRule="auto"/>
              <w:jc w:val="center"/>
              <w:rPr>
                <w:sz w:val="18"/>
                <w:szCs w:val="18"/>
              </w:rPr>
            </w:pPr>
          </w:p>
        </w:tc>
        <w:tc>
          <w:tcPr>
            <w:tcW w:w="0" w:type="auto"/>
            <w:vAlign w:val="center"/>
          </w:tcPr>
          <w:p w14:paraId="069D9A02" w14:textId="0773B28B"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6729F366"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4F6B847E"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6AC6B9F3"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64D899DC"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64936D0E"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06CB8DA7"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4A05F1CB"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6119E670"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39AA53E5"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56613FAC"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6BD48E43" w14:textId="77777777" w:rsidR="00F53354" w:rsidRPr="00315320" w:rsidRDefault="00F53354" w:rsidP="00D375E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62B95414" w14:textId="4A4EB637" w:rsidR="007D7DFE" w:rsidRDefault="007D7DFE" w:rsidP="00595D50">
      <w:pPr>
        <w:pStyle w:val="ListParagraph"/>
        <w:ind w:left="360"/>
        <w:rPr>
          <w:rFonts w:cstheme="minorHAnsi"/>
          <w:sz w:val="21"/>
          <w:szCs w:val="21"/>
        </w:rPr>
      </w:pPr>
    </w:p>
    <w:p w14:paraId="48B13046" w14:textId="5095D488" w:rsidR="00592C6E" w:rsidRDefault="00592C6E" w:rsidP="00595D50">
      <w:pPr>
        <w:pStyle w:val="ListParagraph"/>
        <w:ind w:left="360"/>
        <w:rPr>
          <w:rFonts w:cstheme="minorHAnsi"/>
          <w:sz w:val="21"/>
          <w:szCs w:val="21"/>
        </w:rPr>
      </w:pPr>
    </w:p>
    <w:p w14:paraId="1F073CDA" w14:textId="73B629B2" w:rsidR="00592C6E" w:rsidRDefault="00592C6E" w:rsidP="00595D50">
      <w:pPr>
        <w:pStyle w:val="ListParagraph"/>
        <w:ind w:left="360"/>
        <w:rPr>
          <w:rFonts w:cstheme="minorHAnsi"/>
          <w:sz w:val="21"/>
          <w:szCs w:val="21"/>
        </w:rPr>
      </w:pPr>
    </w:p>
    <w:p w14:paraId="2E6A7BD7" w14:textId="461DA96B" w:rsidR="00592C6E" w:rsidRDefault="00592C6E" w:rsidP="00595D50">
      <w:pPr>
        <w:pStyle w:val="ListParagraph"/>
        <w:ind w:left="360"/>
        <w:rPr>
          <w:rFonts w:cstheme="minorHAnsi"/>
          <w:sz w:val="21"/>
          <w:szCs w:val="21"/>
        </w:rPr>
      </w:pPr>
    </w:p>
    <w:p w14:paraId="7AF93E31" w14:textId="46D3D337" w:rsidR="00592C6E" w:rsidRDefault="00592C6E" w:rsidP="00595D50">
      <w:pPr>
        <w:pStyle w:val="ListParagraph"/>
        <w:ind w:left="360"/>
        <w:rPr>
          <w:rFonts w:cstheme="minorHAnsi"/>
          <w:sz w:val="21"/>
          <w:szCs w:val="21"/>
        </w:rPr>
      </w:pPr>
    </w:p>
    <w:p w14:paraId="475AB0BC" w14:textId="7D3AE845" w:rsidR="00592C6E" w:rsidRDefault="00592C6E" w:rsidP="00595D50">
      <w:pPr>
        <w:pStyle w:val="ListParagraph"/>
        <w:ind w:left="360"/>
        <w:rPr>
          <w:rFonts w:cstheme="minorHAnsi"/>
          <w:sz w:val="21"/>
          <w:szCs w:val="21"/>
        </w:rPr>
      </w:pPr>
    </w:p>
    <w:p w14:paraId="57EDA650" w14:textId="53121FA8" w:rsidR="00592C6E" w:rsidRDefault="00592C6E" w:rsidP="00595D50">
      <w:pPr>
        <w:pStyle w:val="ListParagraph"/>
        <w:ind w:left="360"/>
        <w:rPr>
          <w:rFonts w:cstheme="minorHAnsi"/>
          <w:sz w:val="21"/>
          <w:szCs w:val="21"/>
        </w:rPr>
      </w:pPr>
    </w:p>
    <w:p w14:paraId="79554CA4" w14:textId="586A1CE6" w:rsidR="00592C6E" w:rsidRDefault="00592C6E" w:rsidP="00595D50">
      <w:pPr>
        <w:pStyle w:val="ListParagraph"/>
        <w:ind w:left="360"/>
        <w:rPr>
          <w:rFonts w:cstheme="minorHAnsi"/>
          <w:sz w:val="21"/>
          <w:szCs w:val="21"/>
        </w:rPr>
      </w:pPr>
    </w:p>
    <w:p w14:paraId="79E37DFD" w14:textId="27655C55" w:rsidR="00592C6E" w:rsidRDefault="00592C6E" w:rsidP="00595D50">
      <w:pPr>
        <w:pStyle w:val="ListParagraph"/>
        <w:ind w:left="360"/>
        <w:rPr>
          <w:rFonts w:cstheme="minorHAnsi"/>
          <w:sz w:val="21"/>
          <w:szCs w:val="21"/>
        </w:rPr>
      </w:pPr>
    </w:p>
    <w:p w14:paraId="7693E172" w14:textId="223CD7F0" w:rsidR="00592C6E" w:rsidRDefault="00592C6E" w:rsidP="00595D50">
      <w:pPr>
        <w:pStyle w:val="ListParagraph"/>
        <w:ind w:left="360"/>
        <w:rPr>
          <w:rFonts w:cstheme="minorHAnsi"/>
          <w:sz w:val="21"/>
          <w:szCs w:val="21"/>
        </w:rPr>
      </w:pPr>
    </w:p>
    <w:p w14:paraId="1334E00B" w14:textId="6E83AEE8" w:rsidR="00592C6E" w:rsidRDefault="00592C6E" w:rsidP="00595D50">
      <w:pPr>
        <w:pStyle w:val="ListParagraph"/>
        <w:ind w:left="360"/>
        <w:rPr>
          <w:rFonts w:cstheme="minorHAnsi"/>
          <w:sz w:val="21"/>
          <w:szCs w:val="21"/>
        </w:rPr>
      </w:pPr>
    </w:p>
    <w:p w14:paraId="4CD9DADD" w14:textId="77777777" w:rsidR="00592C6E" w:rsidRPr="00595D50" w:rsidRDefault="00592C6E" w:rsidP="00595D50">
      <w:pPr>
        <w:pStyle w:val="ListParagraph"/>
        <w:ind w:left="360"/>
        <w:rPr>
          <w:rFonts w:cstheme="minorHAnsi"/>
          <w:sz w:val="21"/>
          <w:szCs w:val="21"/>
        </w:rPr>
      </w:pPr>
    </w:p>
    <w:p w14:paraId="61FD9D30" w14:textId="4536522D" w:rsidR="009868FD" w:rsidRDefault="00861506" w:rsidP="009868FD">
      <w:pPr>
        <w:spacing w:after="0" w:line="240" w:lineRule="auto"/>
        <w:rPr>
          <w:rFonts w:cstheme="minorHAnsi"/>
          <w:b/>
          <w:sz w:val="21"/>
          <w:szCs w:val="21"/>
          <w:u w:val="single"/>
        </w:rPr>
      </w:pPr>
      <w:r>
        <w:rPr>
          <w:rFonts w:cstheme="minorHAnsi"/>
          <w:b/>
          <w:sz w:val="21"/>
          <w:szCs w:val="21"/>
          <w:u w:val="single"/>
        </w:rPr>
        <w:t>E</w:t>
      </w:r>
      <w:r w:rsidR="009868FD">
        <w:rPr>
          <w:rFonts w:cstheme="minorHAnsi"/>
          <w:b/>
          <w:sz w:val="21"/>
          <w:szCs w:val="21"/>
          <w:u w:val="single"/>
        </w:rPr>
        <w:t>VALUATING</w:t>
      </w:r>
      <w:r w:rsidR="00772811">
        <w:rPr>
          <w:rFonts w:cstheme="minorHAnsi"/>
          <w:b/>
          <w:sz w:val="21"/>
          <w:szCs w:val="21"/>
          <w:u w:val="single"/>
        </w:rPr>
        <w:t xml:space="preserve"> </w:t>
      </w:r>
      <w:r w:rsidR="009868FD">
        <w:rPr>
          <w:rFonts w:cstheme="minorHAnsi"/>
          <w:b/>
          <w:sz w:val="21"/>
          <w:szCs w:val="21"/>
          <w:u w:val="single"/>
        </w:rPr>
        <w:t>FINANCIAL PROVIDERS</w:t>
      </w:r>
    </w:p>
    <w:p w14:paraId="59842835" w14:textId="188C6919" w:rsidR="009868FD" w:rsidRPr="007743C1" w:rsidRDefault="009868FD" w:rsidP="009868FD">
      <w:pPr>
        <w:spacing w:after="0" w:line="240" w:lineRule="auto"/>
        <w:rPr>
          <w:rFonts w:cstheme="minorHAnsi"/>
          <w:sz w:val="21"/>
          <w:szCs w:val="21"/>
        </w:rPr>
      </w:pPr>
      <w:r>
        <w:rPr>
          <w:rFonts w:cstheme="minorHAnsi"/>
          <w:sz w:val="21"/>
          <w:szCs w:val="21"/>
        </w:rPr>
        <w:t xml:space="preserve">The following questions will help us understand your </w:t>
      </w:r>
      <w:r w:rsidR="00DE6F39">
        <w:rPr>
          <w:rFonts w:cstheme="minorHAnsi"/>
          <w:sz w:val="21"/>
          <w:szCs w:val="21"/>
        </w:rPr>
        <w:t xml:space="preserve">usage </w:t>
      </w:r>
      <w:r w:rsidR="00CE73A7">
        <w:rPr>
          <w:rFonts w:cstheme="minorHAnsi"/>
          <w:sz w:val="21"/>
          <w:szCs w:val="21"/>
        </w:rPr>
        <w:t xml:space="preserve">of </w:t>
      </w:r>
      <w:r w:rsidR="00DE6F39">
        <w:rPr>
          <w:rFonts w:cstheme="minorHAnsi"/>
          <w:sz w:val="21"/>
          <w:szCs w:val="21"/>
        </w:rPr>
        <w:t>and</w:t>
      </w:r>
      <w:r>
        <w:rPr>
          <w:rFonts w:cstheme="minorHAnsi"/>
          <w:sz w:val="21"/>
          <w:szCs w:val="21"/>
        </w:rPr>
        <w:t xml:space="preserve"> satisfaction</w:t>
      </w:r>
      <w:r w:rsidR="00DE6F39">
        <w:rPr>
          <w:rFonts w:cstheme="minorHAnsi"/>
          <w:sz w:val="21"/>
          <w:szCs w:val="21"/>
        </w:rPr>
        <w:t xml:space="preserve"> with</w:t>
      </w:r>
      <w:r>
        <w:rPr>
          <w:rFonts w:cstheme="minorHAnsi"/>
          <w:sz w:val="21"/>
          <w:szCs w:val="21"/>
        </w:rPr>
        <w:t xml:space="preserve"> your financial </w:t>
      </w:r>
      <w:r w:rsidR="00DE6F39">
        <w:rPr>
          <w:rFonts w:cstheme="minorHAnsi"/>
          <w:sz w:val="21"/>
          <w:szCs w:val="21"/>
        </w:rPr>
        <w:t>providers</w:t>
      </w:r>
      <w:r>
        <w:rPr>
          <w:rFonts w:cstheme="minorHAnsi"/>
          <w:sz w:val="21"/>
          <w:szCs w:val="21"/>
        </w:rPr>
        <w:t xml:space="preserve"> across a variety of areas.</w:t>
      </w:r>
    </w:p>
    <w:p w14:paraId="633077EC" w14:textId="795F5537" w:rsidR="009868FD" w:rsidRDefault="009868FD" w:rsidP="00032A1D">
      <w:pPr>
        <w:pStyle w:val="ListParagraph"/>
        <w:ind w:left="360"/>
        <w:rPr>
          <w:rFonts w:cstheme="minorHAnsi"/>
          <w:sz w:val="21"/>
          <w:szCs w:val="21"/>
        </w:rPr>
      </w:pPr>
    </w:p>
    <w:p w14:paraId="6163D08E" w14:textId="1D0E7E46" w:rsidR="006F2F74" w:rsidRPr="001400AB" w:rsidRDefault="006F2F74" w:rsidP="00C07F87">
      <w:pPr>
        <w:pStyle w:val="ListParagraph"/>
        <w:numPr>
          <w:ilvl w:val="0"/>
          <w:numId w:val="32"/>
        </w:numPr>
        <w:rPr>
          <w:rFonts w:cstheme="minorHAnsi"/>
          <w:sz w:val="21"/>
          <w:szCs w:val="21"/>
        </w:rPr>
      </w:pPr>
      <w:r w:rsidRPr="001400AB">
        <w:rPr>
          <w:rFonts w:cstheme="minorHAnsi"/>
          <w:sz w:val="21"/>
          <w:szCs w:val="21"/>
        </w:rPr>
        <w:t xml:space="preserve">On a scale of </w:t>
      </w:r>
      <w:r w:rsidR="0034780E">
        <w:rPr>
          <w:rFonts w:cstheme="minorHAnsi"/>
          <w:sz w:val="21"/>
          <w:szCs w:val="21"/>
        </w:rPr>
        <w:t>0</w:t>
      </w:r>
      <w:r w:rsidRPr="001400AB">
        <w:rPr>
          <w:rFonts w:cstheme="minorHAnsi"/>
          <w:sz w:val="21"/>
          <w:szCs w:val="21"/>
        </w:rPr>
        <w:t xml:space="preserve"> to 10, </w:t>
      </w:r>
      <w:r w:rsidR="001468BE" w:rsidRPr="001400AB">
        <w:rPr>
          <w:rFonts w:cstheme="minorHAnsi"/>
          <w:sz w:val="21"/>
          <w:szCs w:val="21"/>
        </w:rPr>
        <w:t>what are your perceptions of the following types of financial institutions TODAY</w:t>
      </w:r>
      <w:r w:rsidRPr="001400AB">
        <w:rPr>
          <w:rFonts w:cstheme="minorHAnsi"/>
          <w:sz w:val="21"/>
          <w:szCs w:val="21"/>
        </w:rPr>
        <w:t>? [RANDOMIZE]</w:t>
      </w:r>
    </w:p>
    <w:tbl>
      <w:tblPr>
        <w:tblStyle w:val="LightGrid-Accent11"/>
        <w:tblW w:w="0" w:type="auto"/>
        <w:tblLook w:val="04A0" w:firstRow="1" w:lastRow="0" w:firstColumn="1" w:lastColumn="0" w:noHBand="0" w:noVBand="1"/>
      </w:tblPr>
      <w:tblGrid>
        <w:gridCol w:w="2155"/>
        <w:gridCol w:w="1247"/>
        <w:gridCol w:w="308"/>
        <w:gridCol w:w="308"/>
        <w:gridCol w:w="308"/>
        <w:gridCol w:w="308"/>
        <w:gridCol w:w="308"/>
        <w:gridCol w:w="308"/>
        <w:gridCol w:w="308"/>
        <w:gridCol w:w="308"/>
        <w:gridCol w:w="308"/>
        <w:gridCol w:w="1195"/>
        <w:gridCol w:w="858"/>
        <w:gridCol w:w="1828"/>
      </w:tblGrid>
      <w:tr w:rsidR="00F53354" w:rsidRPr="00315320" w14:paraId="548F14AB" w14:textId="77777777" w:rsidTr="00F53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16F185" w14:textId="77777777" w:rsidR="00F53354" w:rsidRDefault="00F53354" w:rsidP="00D24590">
            <w:pPr>
              <w:spacing w:after="0" w:line="240" w:lineRule="auto"/>
              <w:jc w:val="center"/>
              <w:rPr>
                <w:rFonts w:cstheme="minorHAnsi"/>
                <w:sz w:val="18"/>
              </w:rPr>
            </w:pPr>
          </w:p>
        </w:tc>
        <w:tc>
          <w:tcPr>
            <w:tcW w:w="0" w:type="auto"/>
          </w:tcPr>
          <w:p w14:paraId="6761D735" w14:textId="77777777" w:rsidR="00F53354"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Very negative</w:t>
            </w:r>
          </w:p>
          <w:p w14:paraId="36F8F52E" w14:textId="3907A51A" w:rsidR="00F53354"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0</w:t>
            </w:r>
          </w:p>
        </w:tc>
        <w:tc>
          <w:tcPr>
            <w:tcW w:w="0" w:type="auto"/>
            <w:vAlign w:val="center"/>
          </w:tcPr>
          <w:p w14:paraId="479C646E" w14:textId="31ECD838"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1</w:t>
            </w:r>
          </w:p>
        </w:tc>
        <w:tc>
          <w:tcPr>
            <w:tcW w:w="0" w:type="auto"/>
            <w:vAlign w:val="center"/>
          </w:tcPr>
          <w:p w14:paraId="61B5F8FB" w14:textId="4C761CE3" w:rsidR="00F53354" w:rsidRPr="003F2801"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2</w:t>
            </w:r>
          </w:p>
        </w:tc>
        <w:tc>
          <w:tcPr>
            <w:tcW w:w="0" w:type="auto"/>
            <w:vAlign w:val="center"/>
          </w:tcPr>
          <w:p w14:paraId="1D1D9B63"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0" w:type="auto"/>
            <w:vAlign w:val="center"/>
          </w:tcPr>
          <w:p w14:paraId="13DEF584"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0" w:type="auto"/>
            <w:vAlign w:val="center"/>
          </w:tcPr>
          <w:p w14:paraId="6B7D868B"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0" w:type="auto"/>
            <w:vAlign w:val="center"/>
          </w:tcPr>
          <w:p w14:paraId="499F682C"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0" w:type="auto"/>
            <w:vAlign w:val="center"/>
          </w:tcPr>
          <w:p w14:paraId="036C4C8F"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0" w:type="auto"/>
            <w:vAlign w:val="center"/>
          </w:tcPr>
          <w:p w14:paraId="6CC1C4FE"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0" w:type="auto"/>
            <w:vAlign w:val="center"/>
          </w:tcPr>
          <w:p w14:paraId="5B30541E" w14:textId="6801452C"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9</w:t>
            </w:r>
          </w:p>
        </w:tc>
        <w:tc>
          <w:tcPr>
            <w:tcW w:w="0" w:type="auto"/>
            <w:vAlign w:val="center"/>
          </w:tcPr>
          <w:p w14:paraId="03CBC4FB" w14:textId="77777777" w:rsidR="00F53354"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Pr>
                <w:rFonts w:cstheme="minorHAnsi"/>
                <w:sz w:val="18"/>
                <w:szCs w:val="18"/>
              </w:rPr>
              <w:t>Very positive</w:t>
            </w:r>
          </w:p>
          <w:p w14:paraId="39E6877D" w14:textId="2B9810DD"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 10</w:t>
            </w:r>
          </w:p>
        </w:tc>
        <w:tc>
          <w:tcPr>
            <w:tcW w:w="0" w:type="auto"/>
            <w:vAlign w:val="center"/>
          </w:tcPr>
          <w:p w14:paraId="5BE89B14"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0" w:type="auto"/>
            <w:vAlign w:val="center"/>
          </w:tcPr>
          <w:p w14:paraId="059231D9" w14:textId="77777777" w:rsidR="00F53354" w:rsidRPr="00315320" w:rsidRDefault="00F53354" w:rsidP="00D2459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0034780E" w:rsidRPr="00315320" w14:paraId="5696A524" w14:textId="77777777" w:rsidTr="00F53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80CA9D" w14:textId="05FBE54B" w:rsidR="0034780E" w:rsidRPr="00F53354" w:rsidRDefault="0034780E" w:rsidP="00F53354">
            <w:pPr>
              <w:spacing w:after="0" w:line="240" w:lineRule="auto"/>
              <w:rPr>
                <w:sz w:val="21"/>
                <w:szCs w:val="21"/>
              </w:rPr>
            </w:pPr>
            <w:r>
              <w:rPr>
                <w:b w:val="0"/>
                <w:bCs w:val="0"/>
                <w:sz w:val="21"/>
                <w:szCs w:val="21"/>
              </w:rPr>
              <w:t>Banks</w:t>
            </w:r>
          </w:p>
        </w:tc>
        <w:tc>
          <w:tcPr>
            <w:tcW w:w="0" w:type="auto"/>
          </w:tcPr>
          <w:p w14:paraId="0394C01B"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1018BEDD" w14:textId="745F3582"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205ED67D"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715747B5"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3C66E3D7"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523F76F6"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67C39C9F"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565C771F"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3452C7AA"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66C291B5"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515CBB7F"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6D91E2CE"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10B6F9B7"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4780E" w:rsidRPr="00315320" w14:paraId="5AD318B5" w14:textId="77777777" w:rsidTr="00F533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3DFEE" w:themeFill="accent1" w:themeFillTint="3F"/>
          </w:tcPr>
          <w:p w14:paraId="570315C6" w14:textId="24ADE137" w:rsidR="0034780E" w:rsidRPr="00F53354" w:rsidRDefault="00F53354" w:rsidP="00E21AD1">
            <w:pPr>
              <w:spacing w:after="0" w:line="240" w:lineRule="auto"/>
              <w:rPr>
                <w:sz w:val="21"/>
                <w:szCs w:val="21"/>
              </w:rPr>
            </w:pPr>
            <w:r w:rsidRPr="00E21AD1">
              <w:rPr>
                <w:b w:val="0"/>
                <w:bCs w:val="0"/>
                <w:sz w:val="21"/>
                <w:szCs w:val="21"/>
              </w:rPr>
              <w:t>Online banks</w:t>
            </w:r>
          </w:p>
        </w:tc>
        <w:tc>
          <w:tcPr>
            <w:tcW w:w="0" w:type="auto"/>
          </w:tcPr>
          <w:p w14:paraId="3E215F53"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2C672FE9" w14:textId="339033D6"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0DA5D577"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2DFAE536"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0D381E30"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3CEADB8C"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18F567F9"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19A27455"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08558F30"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5562E1A7"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4D77ACDE"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032F9B64"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5468FD87"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4780E" w:rsidRPr="00315320" w14:paraId="62911F6F" w14:textId="77777777" w:rsidTr="00F53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E3261" w14:textId="2BBE249E" w:rsidR="0034780E" w:rsidRPr="00F53354" w:rsidRDefault="00F53354" w:rsidP="00E21AD1">
            <w:pPr>
              <w:spacing w:after="0" w:line="240" w:lineRule="auto"/>
              <w:rPr>
                <w:sz w:val="21"/>
                <w:szCs w:val="21"/>
              </w:rPr>
            </w:pPr>
            <w:r w:rsidRPr="00E21AD1">
              <w:rPr>
                <w:b w:val="0"/>
                <w:bCs w:val="0"/>
                <w:sz w:val="21"/>
                <w:szCs w:val="21"/>
              </w:rPr>
              <w:t>Credit unions</w:t>
            </w:r>
          </w:p>
        </w:tc>
        <w:tc>
          <w:tcPr>
            <w:tcW w:w="0" w:type="auto"/>
          </w:tcPr>
          <w:p w14:paraId="3C649783"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550F6930" w14:textId="4B8B5C66"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4B4327E2"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6A5DF3F2"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31648BDE"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79568E46"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089D1057"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0C88854B"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6C6E3DC0"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5C43CEBB"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305ED000"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405E5156"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7D633910"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4780E" w:rsidRPr="00315320" w14:paraId="360C70E3" w14:textId="77777777" w:rsidTr="00F533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3DFEE" w:themeFill="accent1" w:themeFillTint="3F"/>
          </w:tcPr>
          <w:p w14:paraId="79D63073" w14:textId="05A01851" w:rsidR="0034780E" w:rsidRPr="00F53354" w:rsidRDefault="00F53354" w:rsidP="00E21AD1">
            <w:pPr>
              <w:spacing w:after="0" w:line="240" w:lineRule="auto"/>
              <w:rPr>
                <w:sz w:val="21"/>
                <w:szCs w:val="21"/>
              </w:rPr>
            </w:pPr>
            <w:r w:rsidRPr="00E21AD1">
              <w:rPr>
                <w:b w:val="0"/>
                <w:bCs w:val="0"/>
                <w:sz w:val="21"/>
                <w:szCs w:val="21"/>
              </w:rPr>
              <w:t>Investment companies</w:t>
            </w:r>
          </w:p>
        </w:tc>
        <w:tc>
          <w:tcPr>
            <w:tcW w:w="0" w:type="auto"/>
          </w:tcPr>
          <w:p w14:paraId="1DEAA8FC"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290DAE3B" w14:textId="79E33EBC"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0CE1CA0E"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4D112C8A"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26E67F7A"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73B540E3"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0B872EF1"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5C208B5F"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678FA1B6"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0C3BBA08"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6A5C827F"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7A0727D0"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7F8F430E"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4780E" w:rsidRPr="00315320" w14:paraId="7897E3D4" w14:textId="77777777" w:rsidTr="00F53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8F1FAC" w14:textId="18ED3035" w:rsidR="0034780E" w:rsidRPr="00F53354" w:rsidRDefault="00F53354" w:rsidP="00E21AD1">
            <w:pPr>
              <w:spacing w:after="0" w:line="240" w:lineRule="auto"/>
              <w:rPr>
                <w:sz w:val="21"/>
                <w:szCs w:val="21"/>
              </w:rPr>
            </w:pPr>
            <w:r w:rsidRPr="00E21AD1">
              <w:rPr>
                <w:b w:val="0"/>
                <w:bCs w:val="0"/>
                <w:sz w:val="21"/>
                <w:szCs w:val="21"/>
              </w:rPr>
              <w:t>Insurance companies</w:t>
            </w:r>
          </w:p>
        </w:tc>
        <w:tc>
          <w:tcPr>
            <w:tcW w:w="0" w:type="auto"/>
          </w:tcPr>
          <w:p w14:paraId="40F6B156"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5FBF0736" w14:textId="43DAEE59"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3E849B07"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003C316A"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20406921"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620DE49D"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4A084A27"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3B11A252"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2E8CE9B3"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6EEE3D8F"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44BC865E"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0F7BA1E3"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14FE3DDC" w14:textId="77777777" w:rsidR="0034780E" w:rsidRPr="00315320" w:rsidRDefault="0034780E" w:rsidP="00D2459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4780E" w:rsidRPr="00315320" w14:paraId="198BFD53" w14:textId="77777777" w:rsidTr="00F533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3DFEE" w:themeFill="accent1" w:themeFillTint="3F"/>
          </w:tcPr>
          <w:p w14:paraId="7D395F05" w14:textId="6A5DB366" w:rsidR="0034780E" w:rsidRPr="00E21AD1" w:rsidRDefault="00F53354" w:rsidP="00E21AD1">
            <w:pPr>
              <w:spacing w:after="0" w:line="240" w:lineRule="auto"/>
              <w:rPr>
                <w:b w:val="0"/>
                <w:bCs w:val="0"/>
                <w:sz w:val="21"/>
                <w:szCs w:val="21"/>
              </w:rPr>
            </w:pPr>
            <w:proofErr w:type="spellStart"/>
            <w:r w:rsidRPr="00E21AD1">
              <w:rPr>
                <w:b w:val="0"/>
                <w:bCs w:val="0"/>
                <w:sz w:val="21"/>
                <w:szCs w:val="21"/>
              </w:rPr>
              <w:t>Robo</w:t>
            </w:r>
            <w:proofErr w:type="spellEnd"/>
            <w:r w:rsidRPr="00E21AD1">
              <w:rPr>
                <w:b w:val="0"/>
                <w:bCs w:val="0"/>
                <w:sz w:val="21"/>
                <w:szCs w:val="21"/>
              </w:rPr>
              <w:t>-advisors</w:t>
            </w:r>
          </w:p>
        </w:tc>
        <w:tc>
          <w:tcPr>
            <w:tcW w:w="0" w:type="auto"/>
          </w:tcPr>
          <w:p w14:paraId="3DAB06AD"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1CFF3828" w14:textId="3E7F88AC"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061A1B65"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3299A265"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4AF7D914"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214FACAF"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08A075F1"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0ED95327"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4257C646"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3C5E53BB"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09BF00C8"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vAlign w:val="center"/>
          </w:tcPr>
          <w:p w14:paraId="7F8DB5F2"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0" w:type="auto"/>
          </w:tcPr>
          <w:p w14:paraId="7A89F514" w14:textId="77777777" w:rsidR="0034780E" w:rsidRPr="00315320" w:rsidRDefault="0034780E" w:rsidP="00D2459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bl>
    <w:p w14:paraId="594BF642" w14:textId="77777777" w:rsidR="00772811" w:rsidRDefault="00772811" w:rsidP="00772811">
      <w:pPr>
        <w:pStyle w:val="ListParagraph"/>
        <w:spacing w:after="0" w:line="240" w:lineRule="auto"/>
        <w:rPr>
          <w:rFonts w:cstheme="minorHAnsi"/>
          <w:sz w:val="21"/>
          <w:szCs w:val="21"/>
        </w:rPr>
      </w:pPr>
    </w:p>
    <w:p w14:paraId="216AF69E" w14:textId="3E7CEAE4" w:rsidR="00274E5E" w:rsidRPr="00274E5E" w:rsidRDefault="00274E5E" w:rsidP="00274E5E">
      <w:pPr>
        <w:pStyle w:val="ListParagraph"/>
        <w:numPr>
          <w:ilvl w:val="0"/>
          <w:numId w:val="33"/>
        </w:numPr>
        <w:spacing w:after="0" w:line="240" w:lineRule="auto"/>
        <w:rPr>
          <w:rFonts w:cstheme="minorHAnsi"/>
          <w:sz w:val="21"/>
          <w:szCs w:val="21"/>
        </w:rPr>
      </w:pPr>
      <w:r w:rsidRPr="00274E5E">
        <w:rPr>
          <w:rFonts w:cstheme="minorHAnsi"/>
          <w:sz w:val="21"/>
          <w:szCs w:val="21"/>
        </w:rPr>
        <w:t xml:space="preserve">Have you done any of the following as it relates to your relationships with financial providers since the start of COVID-19 (early 2020)?  </w:t>
      </w:r>
    </w:p>
    <w:tbl>
      <w:tblPr>
        <w:tblStyle w:val="GridTable2-Accent1"/>
        <w:tblW w:w="9876" w:type="dxa"/>
        <w:tblInd w:w="60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36"/>
        <w:gridCol w:w="1428"/>
        <w:gridCol w:w="1428"/>
        <w:gridCol w:w="1428"/>
        <w:gridCol w:w="1428"/>
        <w:gridCol w:w="1428"/>
      </w:tblGrid>
      <w:tr w:rsidR="0034780E" w:rsidRPr="00274E5E" w14:paraId="3B17521E" w14:textId="77777777" w:rsidTr="000D2E6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736" w:type="dxa"/>
            <w:tcBorders>
              <w:top w:val="single" w:sz="4" w:space="0" w:color="808080" w:themeColor="background1" w:themeShade="80"/>
              <w:right w:val="single" w:sz="4" w:space="0" w:color="808080" w:themeColor="background1" w:themeShade="80"/>
            </w:tcBorders>
            <w:vAlign w:val="center"/>
          </w:tcPr>
          <w:p w14:paraId="1F83D14F" w14:textId="77777777" w:rsidR="0034780E" w:rsidRPr="00274E5E" w:rsidRDefault="0034780E" w:rsidP="00D24590">
            <w:pPr>
              <w:pStyle w:val="ListParagraph"/>
              <w:ind w:left="0"/>
              <w:jc w:val="center"/>
              <w:rPr>
                <w:rFonts w:cstheme="minorHAnsi"/>
                <w:sz w:val="21"/>
                <w:szCs w:val="21"/>
              </w:rPr>
            </w:pP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63F216B6" w14:textId="77777777" w:rsidR="0034780E" w:rsidRPr="00274E5E" w:rsidRDefault="0034780E" w:rsidP="00D2459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274E5E">
              <w:rPr>
                <w:rFonts w:cstheme="minorHAnsi"/>
                <w:sz w:val="21"/>
                <w:szCs w:val="21"/>
              </w:rPr>
              <w:t>Yes – due to COVID-19</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4917193E" w14:textId="14AA4A53" w:rsidR="0034780E" w:rsidRPr="00274E5E" w:rsidRDefault="0034780E" w:rsidP="00D2459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274E5E">
              <w:rPr>
                <w:rFonts w:cstheme="minorHAnsi"/>
                <w:sz w:val="21"/>
                <w:szCs w:val="21"/>
              </w:rPr>
              <w:t>Yes – but not due to COVID</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7D8E2A64" w14:textId="1640A56E" w:rsidR="0034780E" w:rsidRPr="00274E5E" w:rsidRDefault="0034780E" w:rsidP="00D2459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274E5E">
              <w:rPr>
                <w:rFonts w:cstheme="minorHAnsi"/>
                <w:sz w:val="21"/>
                <w:szCs w:val="21"/>
              </w:rPr>
              <w:t>No – but plan to</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312DE40C" w14:textId="3824F9C1" w:rsidR="0034780E" w:rsidRPr="00274E5E" w:rsidRDefault="0034780E" w:rsidP="00D2459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1"/>
                <w:szCs w:val="21"/>
              </w:rPr>
            </w:pPr>
            <w:r w:rsidRPr="00274E5E">
              <w:rPr>
                <w:rFonts w:cstheme="minorHAnsi"/>
                <w:sz w:val="21"/>
                <w:szCs w:val="21"/>
              </w:rPr>
              <w:t>No – and do not plan to</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7904755C" w14:textId="6227EFF8" w:rsidR="0034780E" w:rsidRPr="00274E5E" w:rsidRDefault="0034780E" w:rsidP="00D2459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274E5E">
              <w:rPr>
                <w:rFonts w:cstheme="minorHAnsi"/>
                <w:sz w:val="21"/>
                <w:szCs w:val="21"/>
              </w:rPr>
              <w:t>Not sure</w:t>
            </w:r>
          </w:p>
        </w:tc>
      </w:tr>
      <w:tr w:rsidR="00D64F2B" w:rsidRPr="00274E5E" w14:paraId="2017D8DE" w14:textId="77777777" w:rsidTr="00E21AD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08B620F1" w14:textId="5FF660C7" w:rsidR="00D64F2B" w:rsidRPr="0034780E" w:rsidRDefault="00D64F2B" w:rsidP="0034780E">
            <w:pPr>
              <w:pStyle w:val="ListParagraph"/>
              <w:ind w:left="0"/>
              <w:rPr>
                <w:rFonts w:cstheme="minorHAnsi"/>
                <w:bCs w:val="0"/>
                <w:sz w:val="21"/>
                <w:szCs w:val="21"/>
              </w:rPr>
            </w:pPr>
            <w:r w:rsidRPr="00274E5E">
              <w:rPr>
                <w:rFonts w:cstheme="minorHAnsi"/>
                <w:b w:val="0"/>
                <w:sz w:val="21"/>
                <w:szCs w:val="21"/>
              </w:rPr>
              <w:t>Consolidated number of providers</w:t>
            </w:r>
          </w:p>
        </w:tc>
        <w:tc>
          <w:tcPr>
            <w:tcW w:w="1428" w:type="dxa"/>
            <w:vAlign w:val="center"/>
          </w:tcPr>
          <w:p w14:paraId="4E1A816F"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69E46EE4"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7B7F0C6C"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540C8524"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7F5CA44B"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D64F2B" w:rsidRPr="00274E5E" w14:paraId="77403888" w14:textId="77777777" w:rsidTr="0034780E">
        <w:trPr>
          <w:trHeight w:val="240"/>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hemeFill="accent1" w:themeFillTint="33"/>
            <w:vAlign w:val="center"/>
          </w:tcPr>
          <w:p w14:paraId="4DE78DCC" w14:textId="28E08A25" w:rsidR="00D64F2B" w:rsidRPr="0034780E" w:rsidRDefault="0034780E" w:rsidP="00D24590">
            <w:pPr>
              <w:pStyle w:val="ListParagraph"/>
              <w:ind w:left="0"/>
              <w:rPr>
                <w:rFonts w:cstheme="minorHAnsi"/>
                <w:bCs w:val="0"/>
                <w:sz w:val="21"/>
                <w:szCs w:val="21"/>
              </w:rPr>
            </w:pPr>
            <w:r w:rsidRPr="00274E5E">
              <w:rPr>
                <w:rFonts w:cstheme="minorHAnsi"/>
                <w:b w:val="0"/>
                <w:sz w:val="21"/>
                <w:szCs w:val="21"/>
              </w:rPr>
              <w:t>Switched providers</w:t>
            </w:r>
          </w:p>
        </w:tc>
        <w:tc>
          <w:tcPr>
            <w:tcW w:w="1428" w:type="dxa"/>
            <w:vAlign w:val="center"/>
          </w:tcPr>
          <w:p w14:paraId="47379A15" w14:textId="77777777" w:rsidR="00D64F2B" w:rsidRPr="00274E5E" w:rsidRDefault="00D64F2B" w:rsidP="00D24590">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sz w:val="21"/>
                <w:szCs w:val="21"/>
              </w:rPr>
            </w:pPr>
          </w:p>
        </w:tc>
        <w:tc>
          <w:tcPr>
            <w:tcW w:w="1428" w:type="dxa"/>
            <w:vAlign w:val="center"/>
          </w:tcPr>
          <w:p w14:paraId="3B1F02B4" w14:textId="77777777" w:rsidR="00D64F2B" w:rsidRPr="00274E5E" w:rsidRDefault="00D64F2B" w:rsidP="00D24590">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sz w:val="21"/>
                <w:szCs w:val="21"/>
              </w:rPr>
            </w:pPr>
          </w:p>
        </w:tc>
        <w:tc>
          <w:tcPr>
            <w:tcW w:w="1428" w:type="dxa"/>
            <w:vAlign w:val="center"/>
          </w:tcPr>
          <w:p w14:paraId="2FB77C86" w14:textId="77777777" w:rsidR="00D64F2B" w:rsidRPr="00274E5E" w:rsidRDefault="00D64F2B" w:rsidP="00D24590">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sz w:val="21"/>
                <w:szCs w:val="21"/>
              </w:rPr>
            </w:pPr>
          </w:p>
        </w:tc>
        <w:tc>
          <w:tcPr>
            <w:tcW w:w="1428" w:type="dxa"/>
            <w:vAlign w:val="center"/>
          </w:tcPr>
          <w:p w14:paraId="2D30DEF2" w14:textId="77777777" w:rsidR="00D64F2B" w:rsidRPr="00274E5E" w:rsidRDefault="00D64F2B" w:rsidP="00D24590">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sz w:val="21"/>
                <w:szCs w:val="21"/>
              </w:rPr>
            </w:pPr>
          </w:p>
        </w:tc>
        <w:tc>
          <w:tcPr>
            <w:tcW w:w="1428" w:type="dxa"/>
            <w:vAlign w:val="center"/>
          </w:tcPr>
          <w:p w14:paraId="46E5C194" w14:textId="77777777" w:rsidR="00D64F2B" w:rsidRPr="00274E5E" w:rsidRDefault="00D64F2B" w:rsidP="00D24590">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sz w:val="21"/>
                <w:szCs w:val="21"/>
              </w:rPr>
            </w:pPr>
          </w:p>
        </w:tc>
      </w:tr>
      <w:tr w:rsidR="00D64F2B" w:rsidRPr="00274E5E" w14:paraId="12E9880A" w14:textId="77777777" w:rsidTr="00E21AD1">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75C5BD94" w14:textId="253ECFBF" w:rsidR="00D64F2B" w:rsidRPr="00274E5E" w:rsidRDefault="0034780E" w:rsidP="00D24590">
            <w:pPr>
              <w:pStyle w:val="ListParagraph"/>
              <w:ind w:left="0"/>
              <w:rPr>
                <w:rFonts w:cstheme="minorHAnsi"/>
                <w:b w:val="0"/>
                <w:sz w:val="21"/>
                <w:szCs w:val="21"/>
              </w:rPr>
            </w:pPr>
            <w:r w:rsidRPr="00274E5E">
              <w:rPr>
                <w:rFonts w:cstheme="minorHAnsi"/>
                <w:b w:val="0"/>
                <w:sz w:val="21"/>
                <w:szCs w:val="21"/>
              </w:rPr>
              <w:t>Added providers</w:t>
            </w:r>
          </w:p>
        </w:tc>
        <w:tc>
          <w:tcPr>
            <w:tcW w:w="1428" w:type="dxa"/>
            <w:vAlign w:val="center"/>
          </w:tcPr>
          <w:p w14:paraId="3E06C07D"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241360A4"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166F3644"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43819B81"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28" w:type="dxa"/>
            <w:vAlign w:val="center"/>
          </w:tcPr>
          <w:p w14:paraId="5E3784AB" w14:textId="77777777" w:rsidR="00D64F2B" w:rsidRPr="00274E5E" w:rsidRDefault="00D64F2B" w:rsidP="00D24590">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bl>
    <w:p w14:paraId="24149B09" w14:textId="77777777" w:rsidR="00274E5E" w:rsidRPr="002B06F3" w:rsidRDefault="00274E5E" w:rsidP="00274E5E">
      <w:pPr>
        <w:pStyle w:val="ListParagraph"/>
        <w:spacing w:after="0" w:line="240" w:lineRule="auto"/>
        <w:ind w:left="360"/>
        <w:rPr>
          <w:sz w:val="21"/>
          <w:szCs w:val="21"/>
        </w:rPr>
      </w:pPr>
    </w:p>
    <w:p w14:paraId="6BDCD973" w14:textId="406003C1" w:rsidR="00451CAA" w:rsidRDefault="00451CAA" w:rsidP="00861506">
      <w:pPr>
        <w:pStyle w:val="ListParagraph"/>
        <w:numPr>
          <w:ilvl w:val="0"/>
          <w:numId w:val="33"/>
        </w:numPr>
        <w:rPr>
          <w:rFonts w:cstheme="minorHAnsi"/>
          <w:sz w:val="21"/>
          <w:szCs w:val="21"/>
        </w:rPr>
      </w:pPr>
      <w:r w:rsidRPr="00595D50">
        <w:rPr>
          <w:rFonts w:cstheme="minorHAnsi"/>
          <w:sz w:val="21"/>
          <w:szCs w:val="21"/>
        </w:rPr>
        <w:t xml:space="preserve">Who do you consider to be your </w:t>
      </w:r>
      <w:r w:rsidRPr="00C023AF">
        <w:rPr>
          <w:rFonts w:cstheme="minorHAnsi"/>
          <w:b/>
          <w:sz w:val="21"/>
          <w:szCs w:val="21"/>
          <w:u w:val="single"/>
        </w:rPr>
        <w:t>primary</w:t>
      </w:r>
      <w:r w:rsidRPr="00595D50">
        <w:rPr>
          <w:rFonts w:cstheme="minorHAnsi"/>
          <w:sz w:val="21"/>
          <w:szCs w:val="21"/>
        </w:rPr>
        <w:t xml:space="preserve"> financial services provider?</w:t>
      </w:r>
      <w:r w:rsidRPr="004E021E">
        <w:rPr>
          <w:rFonts w:cstheme="minorHAnsi"/>
          <w:b/>
          <w:sz w:val="21"/>
          <w:szCs w:val="21"/>
        </w:rPr>
        <w:t xml:space="preserve"> [CHECK ONE]</w:t>
      </w:r>
    </w:p>
    <w:p w14:paraId="0AB44192" w14:textId="77777777" w:rsidR="005E5775" w:rsidRDefault="005E5775" w:rsidP="00BC509D">
      <w:pPr>
        <w:pStyle w:val="ListParagraph"/>
        <w:numPr>
          <w:ilvl w:val="0"/>
          <w:numId w:val="10"/>
        </w:numPr>
        <w:spacing w:after="0" w:line="240" w:lineRule="auto"/>
        <w:rPr>
          <w:sz w:val="21"/>
          <w:szCs w:val="21"/>
          <w:lang w:val="en-US"/>
        </w:rPr>
        <w:sectPr w:rsidR="005E5775" w:rsidSect="005E5775">
          <w:footerReference w:type="default" r:id="rId8"/>
          <w:type w:val="continuous"/>
          <w:pgSz w:w="12240" w:h="15840"/>
          <w:pgMar w:top="720" w:right="720" w:bottom="720" w:left="720" w:header="708" w:footer="708" w:gutter="0"/>
          <w:cols w:space="708"/>
          <w:docGrid w:linePitch="360"/>
        </w:sectPr>
      </w:pPr>
    </w:p>
    <w:p w14:paraId="128F031F" w14:textId="066C7AEB" w:rsidR="00451CAA" w:rsidRDefault="00451CAA" w:rsidP="00BC509D">
      <w:pPr>
        <w:pStyle w:val="ListParagraph"/>
        <w:numPr>
          <w:ilvl w:val="0"/>
          <w:numId w:val="10"/>
        </w:numPr>
        <w:spacing w:after="0" w:line="240" w:lineRule="auto"/>
        <w:rPr>
          <w:sz w:val="21"/>
          <w:szCs w:val="21"/>
          <w:lang w:val="en-US"/>
        </w:rPr>
      </w:pPr>
      <w:r>
        <w:rPr>
          <w:sz w:val="21"/>
          <w:szCs w:val="21"/>
          <w:lang w:val="en-US"/>
        </w:rPr>
        <w:t>AGF Investments</w:t>
      </w:r>
    </w:p>
    <w:p w14:paraId="137776EF" w14:textId="77777777" w:rsidR="00451CAA" w:rsidRPr="000164DE" w:rsidRDefault="00451CAA" w:rsidP="00BC509D">
      <w:pPr>
        <w:pStyle w:val="ListParagraph"/>
        <w:numPr>
          <w:ilvl w:val="0"/>
          <w:numId w:val="10"/>
        </w:numPr>
        <w:spacing w:after="0" w:line="240" w:lineRule="auto"/>
        <w:rPr>
          <w:sz w:val="21"/>
          <w:szCs w:val="21"/>
          <w:lang w:val="en-US"/>
        </w:rPr>
      </w:pPr>
      <w:r w:rsidRPr="00C023AF">
        <w:rPr>
          <w:sz w:val="21"/>
          <w:szCs w:val="21"/>
          <w:lang w:val="en-US"/>
        </w:rPr>
        <w:t xml:space="preserve">BMO </w:t>
      </w:r>
      <w:r w:rsidRPr="000164DE">
        <w:rPr>
          <w:sz w:val="21"/>
          <w:szCs w:val="21"/>
          <w:lang w:val="en-US"/>
        </w:rPr>
        <w:t>bank (Bank of Montreal)</w:t>
      </w:r>
    </w:p>
    <w:p w14:paraId="691A6AEA" w14:textId="77F0A24A" w:rsidR="00451CAA" w:rsidRDefault="00451CAA" w:rsidP="00BC509D">
      <w:pPr>
        <w:pStyle w:val="ListParagraph"/>
        <w:numPr>
          <w:ilvl w:val="0"/>
          <w:numId w:val="10"/>
        </w:numPr>
        <w:rPr>
          <w:sz w:val="21"/>
          <w:szCs w:val="21"/>
          <w:lang w:val="en-US"/>
        </w:rPr>
      </w:pPr>
      <w:r w:rsidRPr="000164DE">
        <w:rPr>
          <w:sz w:val="21"/>
          <w:szCs w:val="21"/>
          <w:lang w:val="en-US"/>
        </w:rPr>
        <w:t>BMO Nesbitt Burns</w:t>
      </w:r>
    </w:p>
    <w:p w14:paraId="66710E6C" w14:textId="77777777" w:rsidR="00451CAA" w:rsidRDefault="00451CAA" w:rsidP="00BC509D">
      <w:pPr>
        <w:pStyle w:val="ListParagraph"/>
        <w:numPr>
          <w:ilvl w:val="0"/>
          <w:numId w:val="10"/>
        </w:numPr>
        <w:rPr>
          <w:sz w:val="21"/>
          <w:szCs w:val="21"/>
          <w:lang w:val="en-US"/>
        </w:rPr>
      </w:pPr>
      <w:r>
        <w:rPr>
          <w:sz w:val="21"/>
          <w:szCs w:val="21"/>
          <w:lang w:val="en-US"/>
        </w:rPr>
        <w:t xml:space="preserve">BMO </w:t>
      </w:r>
      <w:proofErr w:type="spellStart"/>
      <w:r>
        <w:rPr>
          <w:sz w:val="21"/>
          <w:szCs w:val="21"/>
          <w:lang w:val="en-US"/>
        </w:rPr>
        <w:t>Investorline</w:t>
      </w:r>
      <w:proofErr w:type="spellEnd"/>
    </w:p>
    <w:p w14:paraId="1A4322D3" w14:textId="77777777" w:rsidR="00451CAA" w:rsidRPr="000164DE" w:rsidRDefault="00451CAA" w:rsidP="00BC509D">
      <w:pPr>
        <w:pStyle w:val="ListParagraph"/>
        <w:numPr>
          <w:ilvl w:val="0"/>
          <w:numId w:val="10"/>
        </w:numPr>
        <w:rPr>
          <w:sz w:val="21"/>
          <w:szCs w:val="21"/>
          <w:lang w:val="en-US"/>
        </w:rPr>
      </w:pPr>
      <w:r>
        <w:rPr>
          <w:sz w:val="21"/>
          <w:szCs w:val="21"/>
          <w:lang w:val="en-US"/>
        </w:rPr>
        <w:t xml:space="preserve">BMO </w:t>
      </w:r>
      <w:proofErr w:type="spellStart"/>
      <w:r>
        <w:rPr>
          <w:sz w:val="21"/>
          <w:szCs w:val="21"/>
          <w:lang w:val="en-US"/>
        </w:rPr>
        <w:t>SmartFolio</w:t>
      </w:r>
      <w:proofErr w:type="spellEnd"/>
    </w:p>
    <w:p w14:paraId="358486C6" w14:textId="77777777" w:rsidR="00451CAA" w:rsidRPr="000164DE" w:rsidRDefault="00451CAA" w:rsidP="00BC509D">
      <w:pPr>
        <w:pStyle w:val="ListParagraph"/>
        <w:numPr>
          <w:ilvl w:val="0"/>
          <w:numId w:val="10"/>
        </w:numPr>
        <w:spacing w:after="0" w:line="240" w:lineRule="auto"/>
        <w:rPr>
          <w:sz w:val="21"/>
          <w:szCs w:val="21"/>
          <w:lang w:val="en-US"/>
        </w:rPr>
      </w:pPr>
      <w:proofErr w:type="spellStart"/>
      <w:r w:rsidRPr="000164DE">
        <w:rPr>
          <w:sz w:val="21"/>
          <w:szCs w:val="21"/>
          <w:lang w:val="en-US"/>
        </w:rPr>
        <w:t>Caisse</w:t>
      </w:r>
      <w:proofErr w:type="spellEnd"/>
      <w:r w:rsidRPr="000164DE">
        <w:rPr>
          <w:sz w:val="21"/>
          <w:szCs w:val="21"/>
          <w:lang w:val="en-US"/>
        </w:rPr>
        <w:t xml:space="preserve"> </w:t>
      </w:r>
      <w:proofErr w:type="spellStart"/>
      <w:r w:rsidRPr="000164DE">
        <w:rPr>
          <w:sz w:val="21"/>
          <w:szCs w:val="21"/>
          <w:lang w:val="en-US"/>
        </w:rPr>
        <w:t>Populaire</w:t>
      </w:r>
      <w:proofErr w:type="spellEnd"/>
      <w:r w:rsidRPr="000164DE">
        <w:rPr>
          <w:sz w:val="21"/>
          <w:szCs w:val="21"/>
          <w:lang w:val="en-US"/>
        </w:rPr>
        <w:t>/ Desjardins</w:t>
      </w:r>
    </w:p>
    <w:p w14:paraId="383325C2" w14:textId="77777777" w:rsidR="00451CAA" w:rsidRPr="000164DE" w:rsidRDefault="00451CAA" w:rsidP="00BC509D">
      <w:pPr>
        <w:pStyle w:val="ListParagraph"/>
        <w:numPr>
          <w:ilvl w:val="0"/>
          <w:numId w:val="10"/>
        </w:numPr>
        <w:spacing w:after="0" w:line="240" w:lineRule="auto"/>
        <w:rPr>
          <w:sz w:val="21"/>
          <w:szCs w:val="21"/>
          <w:lang w:val="en-US"/>
        </w:rPr>
      </w:pPr>
      <w:r w:rsidRPr="000164DE">
        <w:rPr>
          <w:sz w:val="21"/>
          <w:szCs w:val="21"/>
          <w:lang w:val="en-US"/>
        </w:rPr>
        <w:t>Canada Life</w:t>
      </w:r>
    </w:p>
    <w:p w14:paraId="1D3C566D"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CI Investments</w:t>
      </w:r>
    </w:p>
    <w:p w14:paraId="2ECC49FF"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CIBC bank</w:t>
      </w:r>
    </w:p>
    <w:p w14:paraId="6E3F9087" w14:textId="77777777" w:rsidR="00451CAA" w:rsidRPr="000164DE" w:rsidRDefault="00451CAA" w:rsidP="00BC509D">
      <w:pPr>
        <w:pStyle w:val="ListParagraph"/>
        <w:numPr>
          <w:ilvl w:val="0"/>
          <w:numId w:val="10"/>
        </w:numPr>
        <w:spacing w:after="0" w:line="240" w:lineRule="auto"/>
        <w:rPr>
          <w:sz w:val="21"/>
          <w:szCs w:val="21"/>
        </w:rPr>
      </w:pPr>
      <w:r w:rsidRPr="000164DE">
        <w:rPr>
          <w:sz w:val="21"/>
          <w:szCs w:val="21"/>
        </w:rPr>
        <w:t>CIBC Wood Gundy</w:t>
      </w:r>
    </w:p>
    <w:p w14:paraId="17988388"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 xml:space="preserve">Credit Union </w:t>
      </w:r>
      <w:r w:rsidRPr="000164DE">
        <w:rPr>
          <w:b/>
          <w:sz w:val="21"/>
          <w:szCs w:val="21"/>
          <w:lang w:val="en-US"/>
        </w:rPr>
        <w:t>[SPECIFY]</w:t>
      </w:r>
      <w:r w:rsidRPr="000164DE">
        <w:rPr>
          <w:sz w:val="21"/>
          <w:szCs w:val="21"/>
          <w:lang w:val="en-US"/>
        </w:rPr>
        <w:t>_____________________________</w:t>
      </w:r>
    </w:p>
    <w:p w14:paraId="50FAAEE1"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Edward Jones</w:t>
      </w:r>
    </w:p>
    <w:p w14:paraId="3C13C99A"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Empire Life</w:t>
      </w:r>
    </w:p>
    <w:p w14:paraId="5E29E6F2"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Fidelity Investments Canada</w:t>
      </w:r>
    </w:p>
    <w:p w14:paraId="088DAF21"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Franklin Templeton Investments</w:t>
      </w:r>
    </w:p>
    <w:p w14:paraId="3E8436F7"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Investors Group</w:t>
      </w:r>
    </w:p>
    <w:p w14:paraId="713D817C"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Invesco Trimark Investments</w:t>
      </w:r>
    </w:p>
    <w:p w14:paraId="60A5036E" w14:textId="326783A5" w:rsidR="00451CAA" w:rsidRDefault="00451CAA" w:rsidP="00BC509D">
      <w:pPr>
        <w:numPr>
          <w:ilvl w:val="0"/>
          <w:numId w:val="10"/>
        </w:numPr>
        <w:spacing w:after="0" w:line="240" w:lineRule="auto"/>
        <w:rPr>
          <w:sz w:val="21"/>
          <w:szCs w:val="21"/>
          <w:lang w:val="en-US"/>
        </w:rPr>
      </w:pPr>
      <w:proofErr w:type="spellStart"/>
      <w:r>
        <w:rPr>
          <w:sz w:val="21"/>
          <w:szCs w:val="21"/>
          <w:lang w:val="en-US"/>
        </w:rPr>
        <w:t>Invisor</w:t>
      </w:r>
      <w:proofErr w:type="spellEnd"/>
    </w:p>
    <w:p w14:paraId="5F9D777E" w14:textId="666F8DEF"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Great-West Life</w:t>
      </w:r>
    </w:p>
    <w:p w14:paraId="47F28A2E" w14:textId="66B50AC4" w:rsidR="00451CAA" w:rsidRDefault="00451CAA" w:rsidP="00BC509D">
      <w:pPr>
        <w:numPr>
          <w:ilvl w:val="0"/>
          <w:numId w:val="10"/>
        </w:numPr>
        <w:spacing w:after="0" w:line="240" w:lineRule="auto"/>
        <w:rPr>
          <w:sz w:val="21"/>
          <w:szCs w:val="21"/>
          <w:lang w:val="en-US"/>
        </w:rPr>
      </w:pPr>
      <w:proofErr w:type="spellStart"/>
      <w:r>
        <w:rPr>
          <w:sz w:val="21"/>
          <w:szCs w:val="21"/>
          <w:lang w:val="en-US"/>
        </w:rPr>
        <w:t>Justwealth</w:t>
      </w:r>
      <w:proofErr w:type="spellEnd"/>
    </w:p>
    <w:p w14:paraId="36FE09F2" w14:textId="3B76644C"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London Life</w:t>
      </w:r>
    </w:p>
    <w:p w14:paraId="4AD05557"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Manulife</w:t>
      </w:r>
    </w:p>
    <w:p w14:paraId="3566CEEF"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MD Management Limited</w:t>
      </w:r>
    </w:p>
    <w:p w14:paraId="032B2D4D" w14:textId="04044DBB" w:rsidR="00451CAA" w:rsidRDefault="00451CAA" w:rsidP="00BC509D">
      <w:pPr>
        <w:numPr>
          <w:ilvl w:val="0"/>
          <w:numId w:val="10"/>
        </w:numPr>
        <w:spacing w:after="0" w:line="240" w:lineRule="auto"/>
        <w:rPr>
          <w:sz w:val="21"/>
          <w:szCs w:val="21"/>
          <w:lang w:val="en-US"/>
        </w:rPr>
      </w:pPr>
      <w:r>
        <w:rPr>
          <w:sz w:val="21"/>
          <w:szCs w:val="21"/>
          <w:lang w:val="en-US"/>
        </w:rPr>
        <w:t>Modern Advisor</w:t>
      </w:r>
    </w:p>
    <w:p w14:paraId="441D88FB" w14:textId="08320D0C"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National Bank</w:t>
      </w:r>
    </w:p>
    <w:p w14:paraId="5CA1E36C" w14:textId="28B964EE" w:rsidR="00451CAA" w:rsidRDefault="00451CAA" w:rsidP="00BC509D">
      <w:pPr>
        <w:numPr>
          <w:ilvl w:val="0"/>
          <w:numId w:val="10"/>
        </w:numPr>
        <w:spacing w:after="0" w:line="240" w:lineRule="auto"/>
        <w:rPr>
          <w:sz w:val="21"/>
          <w:szCs w:val="21"/>
          <w:lang w:val="en-US"/>
        </w:rPr>
      </w:pPr>
      <w:proofErr w:type="spellStart"/>
      <w:r>
        <w:rPr>
          <w:sz w:val="21"/>
          <w:szCs w:val="21"/>
          <w:lang w:val="en-US"/>
        </w:rPr>
        <w:t>NestWealth</w:t>
      </w:r>
      <w:proofErr w:type="spellEnd"/>
    </w:p>
    <w:p w14:paraId="3C1CDD13" w14:textId="68388DB9"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Phillips Hager &amp; North (PH&amp;N Investment Funds)</w:t>
      </w:r>
    </w:p>
    <w:p w14:paraId="3A59FE37"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RBC/Royal Bank</w:t>
      </w:r>
    </w:p>
    <w:p w14:paraId="297A556E"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lastRenderedPageBreak/>
        <w:t>RBC Dominion Securities</w:t>
      </w:r>
    </w:p>
    <w:p w14:paraId="552C2172"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Scotiabank</w:t>
      </w:r>
    </w:p>
    <w:p w14:paraId="190BED01" w14:textId="77777777" w:rsidR="00451CAA" w:rsidRPr="000164DE" w:rsidRDefault="00451CAA" w:rsidP="00BC509D">
      <w:pPr>
        <w:pStyle w:val="ListParagraph"/>
        <w:numPr>
          <w:ilvl w:val="0"/>
          <w:numId w:val="10"/>
        </w:numPr>
        <w:spacing w:after="0" w:line="240" w:lineRule="auto"/>
        <w:rPr>
          <w:sz w:val="21"/>
          <w:szCs w:val="21"/>
        </w:rPr>
      </w:pPr>
      <w:r w:rsidRPr="000164DE">
        <w:rPr>
          <w:sz w:val="21"/>
          <w:szCs w:val="21"/>
        </w:rPr>
        <w:t>Scotia McLeod</w:t>
      </w:r>
    </w:p>
    <w:p w14:paraId="799009FD"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Sun Life Financial</w:t>
      </w:r>
    </w:p>
    <w:p w14:paraId="25DC2BD1" w14:textId="77777777" w:rsidR="00451CAA" w:rsidRPr="000164DE" w:rsidRDefault="00451CAA" w:rsidP="00BC509D">
      <w:pPr>
        <w:numPr>
          <w:ilvl w:val="0"/>
          <w:numId w:val="10"/>
        </w:numPr>
        <w:spacing w:after="0" w:line="240" w:lineRule="auto"/>
        <w:rPr>
          <w:sz w:val="21"/>
          <w:szCs w:val="21"/>
          <w:lang w:val="en-US"/>
        </w:rPr>
      </w:pPr>
      <w:r w:rsidRPr="000164DE">
        <w:rPr>
          <w:sz w:val="21"/>
          <w:szCs w:val="21"/>
          <w:lang w:val="en-US"/>
        </w:rPr>
        <w:t>TD Canada Trust</w:t>
      </w:r>
    </w:p>
    <w:p w14:paraId="0A89C2FA" w14:textId="77777777" w:rsidR="00451CAA" w:rsidRPr="000164DE" w:rsidRDefault="00451CAA" w:rsidP="00BC509D">
      <w:pPr>
        <w:pStyle w:val="ListParagraph"/>
        <w:numPr>
          <w:ilvl w:val="0"/>
          <w:numId w:val="10"/>
        </w:numPr>
        <w:rPr>
          <w:sz w:val="21"/>
          <w:szCs w:val="21"/>
          <w:lang w:val="en-US"/>
        </w:rPr>
      </w:pPr>
      <w:r w:rsidRPr="000164DE">
        <w:rPr>
          <w:sz w:val="21"/>
          <w:szCs w:val="21"/>
          <w:lang w:val="en-US"/>
        </w:rPr>
        <w:t>TD Waterhouse/TD Wealth</w:t>
      </w:r>
    </w:p>
    <w:p w14:paraId="49AEA432" w14:textId="77777777" w:rsidR="00451CAA" w:rsidRDefault="00451CAA" w:rsidP="00BC509D">
      <w:pPr>
        <w:pStyle w:val="ListParagraph"/>
        <w:numPr>
          <w:ilvl w:val="0"/>
          <w:numId w:val="10"/>
        </w:numPr>
        <w:spacing w:after="0" w:line="240" w:lineRule="auto"/>
        <w:rPr>
          <w:sz w:val="21"/>
          <w:szCs w:val="21"/>
          <w:lang w:val="en-US"/>
        </w:rPr>
      </w:pPr>
      <w:proofErr w:type="spellStart"/>
      <w:r>
        <w:rPr>
          <w:sz w:val="21"/>
          <w:szCs w:val="21"/>
          <w:lang w:val="en-US"/>
        </w:rPr>
        <w:t>Questrade</w:t>
      </w:r>
      <w:proofErr w:type="spellEnd"/>
      <w:r>
        <w:rPr>
          <w:sz w:val="21"/>
          <w:szCs w:val="21"/>
          <w:lang w:val="en-US"/>
        </w:rPr>
        <w:t xml:space="preserve"> Portfolio IQ</w:t>
      </w:r>
    </w:p>
    <w:p w14:paraId="4BDE0075" w14:textId="77777777" w:rsidR="00451CAA" w:rsidRDefault="00451CAA" w:rsidP="00BC509D">
      <w:pPr>
        <w:pStyle w:val="ListParagraph"/>
        <w:numPr>
          <w:ilvl w:val="0"/>
          <w:numId w:val="10"/>
        </w:numPr>
        <w:spacing w:after="0" w:line="240" w:lineRule="auto"/>
        <w:rPr>
          <w:sz w:val="21"/>
          <w:szCs w:val="21"/>
          <w:lang w:val="en-US"/>
        </w:rPr>
      </w:pPr>
      <w:proofErr w:type="spellStart"/>
      <w:r>
        <w:rPr>
          <w:sz w:val="21"/>
          <w:szCs w:val="21"/>
          <w:lang w:val="en-US"/>
        </w:rPr>
        <w:t>WealthBar</w:t>
      </w:r>
      <w:proofErr w:type="spellEnd"/>
    </w:p>
    <w:p w14:paraId="6209A053" w14:textId="78C76C15" w:rsidR="00451CAA" w:rsidRPr="000164DE" w:rsidRDefault="00451CAA" w:rsidP="00BC509D">
      <w:pPr>
        <w:pStyle w:val="ListParagraph"/>
        <w:numPr>
          <w:ilvl w:val="0"/>
          <w:numId w:val="10"/>
        </w:numPr>
        <w:spacing w:after="0" w:line="240" w:lineRule="auto"/>
        <w:rPr>
          <w:sz w:val="21"/>
          <w:szCs w:val="21"/>
          <w:lang w:val="en-US"/>
        </w:rPr>
      </w:pPr>
      <w:proofErr w:type="spellStart"/>
      <w:r w:rsidRPr="000164DE">
        <w:rPr>
          <w:sz w:val="21"/>
          <w:szCs w:val="21"/>
          <w:lang w:val="en-US"/>
        </w:rPr>
        <w:t>Wealthsimple</w:t>
      </w:r>
      <w:proofErr w:type="spellEnd"/>
    </w:p>
    <w:p w14:paraId="147F975E" w14:textId="77777777" w:rsidR="005E5775" w:rsidRDefault="005E5775" w:rsidP="00BC509D">
      <w:pPr>
        <w:numPr>
          <w:ilvl w:val="0"/>
          <w:numId w:val="10"/>
        </w:numPr>
        <w:spacing w:after="0" w:line="240" w:lineRule="auto"/>
        <w:rPr>
          <w:sz w:val="21"/>
          <w:szCs w:val="21"/>
          <w:lang w:val="en-US"/>
        </w:rPr>
        <w:sectPr w:rsidR="005E5775" w:rsidSect="005E5775">
          <w:type w:val="continuous"/>
          <w:pgSz w:w="12240" w:h="15840"/>
          <w:pgMar w:top="720" w:right="720" w:bottom="720" w:left="720" w:header="708" w:footer="708" w:gutter="0"/>
          <w:cols w:num="2" w:space="708"/>
          <w:docGrid w:linePitch="360"/>
        </w:sectPr>
      </w:pPr>
    </w:p>
    <w:p w14:paraId="26587023" w14:textId="40443A5B" w:rsidR="00451CAA" w:rsidRPr="00795528" w:rsidRDefault="00451CAA" w:rsidP="00BC509D">
      <w:pPr>
        <w:numPr>
          <w:ilvl w:val="0"/>
          <w:numId w:val="10"/>
        </w:numPr>
        <w:spacing w:after="0" w:line="240" w:lineRule="auto"/>
        <w:rPr>
          <w:sz w:val="21"/>
          <w:szCs w:val="21"/>
          <w:lang w:val="en-US"/>
        </w:rPr>
      </w:pPr>
      <w:r w:rsidRPr="00795528">
        <w:rPr>
          <w:sz w:val="21"/>
          <w:szCs w:val="21"/>
          <w:lang w:val="en-US"/>
        </w:rPr>
        <w:t>Other (please specify) _________________________________</w:t>
      </w:r>
    </w:p>
    <w:p w14:paraId="29D2BC58" w14:textId="77777777" w:rsidR="00451CAA" w:rsidRPr="00795528" w:rsidRDefault="00451CAA" w:rsidP="00BC509D">
      <w:pPr>
        <w:numPr>
          <w:ilvl w:val="0"/>
          <w:numId w:val="10"/>
        </w:numPr>
        <w:spacing w:after="0" w:line="240" w:lineRule="auto"/>
        <w:rPr>
          <w:sz w:val="21"/>
          <w:szCs w:val="21"/>
          <w:lang w:val="en-US"/>
        </w:rPr>
      </w:pPr>
      <w:r w:rsidRPr="00795528">
        <w:rPr>
          <w:sz w:val="21"/>
          <w:szCs w:val="21"/>
          <w:lang w:val="en-US"/>
        </w:rPr>
        <w:t>Not Sure</w:t>
      </w:r>
    </w:p>
    <w:p w14:paraId="14903657" w14:textId="58064FD6" w:rsidR="00451CAA" w:rsidRDefault="00451CAA" w:rsidP="00BC509D">
      <w:pPr>
        <w:numPr>
          <w:ilvl w:val="0"/>
          <w:numId w:val="10"/>
        </w:numPr>
        <w:spacing w:after="0" w:line="240" w:lineRule="auto"/>
        <w:rPr>
          <w:sz w:val="21"/>
          <w:szCs w:val="21"/>
          <w:lang w:val="en-US"/>
        </w:rPr>
      </w:pPr>
      <w:r w:rsidRPr="00795528">
        <w:rPr>
          <w:sz w:val="21"/>
          <w:szCs w:val="21"/>
          <w:lang w:val="en-US"/>
        </w:rPr>
        <w:t xml:space="preserve">Prefer not to </w:t>
      </w:r>
      <w:r>
        <w:rPr>
          <w:sz w:val="21"/>
          <w:szCs w:val="21"/>
          <w:lang w:val="en-US"/>
        </w:rPr>
        <w:t>respond</w:t>
      </w:r>
    </w:p>
    <w:p w14:paraId="0531A5C7" w14:textId="43C2C257" w:rsidR="00171600" w:rsidRDefault="00171600" w:rsidP="00171600">
      <w:pPr>
        <w:spacing w:after="0" w:line="240" w:lineRule="auto"/>
        <w:ind w:left="1080"/>
        <w:rPr>
          <w:sz w:val="21"/>
          <w:szCs w:val="21"/>
          <w:lang w:val="en-US"/>
        </w:rPr>
      </w:pPr>
    </w:p>
    <w:p w14:paraId="7D489600" w14:textId="04199F09" w:rsidR="00B54312" w:rsidRPr="00595D50" w:rsidRDefault="00B54312" w:rsidP="00861506">
      <w:pPr>
        <w:pStyle w:val="ListParagraph"/>
        <w:numPr>
          <w:ilvl w:val="0"/>
          <w:numId w:val="33"/>
        </w:numPr>
        <w:rPr>
          <w:rFonts w:cstheme="minorHAnsi"/>
          <w:sz w:val="21"/>
          <w:szCs w:val="21"/>
        </w:rPr>
      </w:pPr>
      <w:r w:rsidRPr="00595D50">
        <w:rPr>
          <w:rFonts w:cstheme="minorHAnsi"/>
          <w:sz w:val="21"/>
          <w:szCs w:val="21"/>
        </w:rPr>
        <w:t xml:space="preserve">On a scale of </w:t>
      </w:r>
      <w:r w:rsidR="0034780E">
        <w:rPr>
          <w:rFonts w:cstheme="minorHAnsi"/>
          <w:sz w:val="21"/>
          <w:szCs w:val="21"/>
        </w:rPr>
        <w:t>0</w:t>
      </w:r>
      <w:r w:rsidRPr="00595D50">
        <w:rPr>
          <w:rFonts w:cstheme="minorHAnsi"/>
          <w:sz w:val="21"/>
          <w:szCs w:val="21"/>
        </w:rPr>
        <w:t xml:space="preserve"> to 1</w:t>
      </w:r>
      <w:r w:rsidR="003F2801">
        <w:rPr>
          <w:rFonts w:cstheme="minorHAnsi"/>
          <w:sz w:val="21"/>
          <w:szCs w:val="21"/>
        </w:rPr>
        <w:t xml:space="preserve">0, </w:t>
      </w:r>
      <w:r w:rsidRPr="00595D50">
        <w:rPr>
          <w:rFonts w:cstheme="minorHAnsi"/>
          <w:sz w:val="21"/>
          <w:szCs w:val="21"/>
        </w:rPr>
        <w:t xml:space="preserve">how satisfied are you with your primary financial services provider </w:t>
      </w:r>
      <w:r w:rsidR="006669B6" w:rsidRPr="00595D50">
        <w:rPr>
          <w:rFonts w:cstheme="minorHAnsi"/>
          <w:sz w:val="21"/>
          <w:szCs w:val="21"/>
        </w:rPr>
        <w:t xml:space="preserve">(e.g. your main bank, investment firm, credit union etc.) </w:t>
      </w:r>
      <w:r w:rsidRPr="00595D50">
        <w:rPr>
          <w:rFonts w:cstheme="minorHAnsi"/>
          <w:sz w:val="21"/>
          <w:szCs w:val="21"/>
        </w:rPr>
        <w:t>overall?</w:t>
      </w:r>
    </w:p>
    <w:tbl>
      <w:tblPr>
        <w:tblStyle w:val="LightGrid-Accent11"/>
        <w:tblW w:w="11002" w:type="dxa"/>
        <w:tblLook w:val="04A0" w:firstRow="1" w:lastRow="0" w:firstColumn="1" w:lastColumn="0" w:noHBand="0" w:noVBand="1"/>
      </w:tblPr>
      <w:tblGrid>
        <w:gridCol w:w="2359"/>
        <w:gridCol w:w="370"/>
        <w:gridCol w:w="370"/>
        <w:gridCol w:w="369"/>
        <w:gridCol w:w="369"/>
        <w:gridCol w:w="369"/>
        <w:gridCol w:w="369"/>
        <w:gridCol w:w="369"/>
        <w:gridCol w:w="369"/>
        <w:gridCol w:w="369"/>
        <w:gridCol w:w="2099"/>
        <w:gridCol w:w="1029"/>
        <w:gridCol w:w="2192"/>
      </w:tblGrid>
      <w:tr w:rsidR="00482ABA" w:rsidRPr="00315320" w14:paraId="11E6260A" w14:textId="77777777" w:rsidTr="00482ABA">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A83387" w14:textId="0614431B" w:rsidR="00482ABA" w:rsidRDefault="00482ABA" w:rsidP="00482ABA">
            <w:pPr>
              <w:spacing w:after="0" w:line="240" w:lineRule="auto"/>
              <w:jc w:val="center"/>
              <w:rPr>
                <w:rFonts w:cstheme="minorHAnsi"/>
                <w:b w:val="0"/>
                <w:bCs w:val="0"/>
                <w:sz w:val="18"/>
              </w:rPr>
            </w:pPr>
            <w:r>
              <w:rPr>
                <w:rFonts w:cstheme="minorHAnsi"/>
                <w:sz w:val="18"/>
              </w:rPr>
              <w:t>Completely Dissatisfied</w:t>
            </w:r>
          </w:p>
          <w:p w14:paraId="51F879B6" w14:textId="0B9A75B8" w:rsidR="00482ABA" w:rsidRDefault="00482ABA" w:rsidP="00482ABA">
            <w:pPr>
              <w:spacing w:after="0" w:line="240" w:lineRule="auto"/>
              <w:jc w:val="center"/>
              <w:rPr>
                <w:rFonts w:cstheme="minorHAnsi"/>
                <w:sz w:val="18"/>
              </w:rPr>
            </w:pPr>
            <w:r>
              <w:rPr>
                <w:rFonts w:cstheme="minorHAnsi"/>
                <w:sz w:val="18"/>
              </w:rPr>
              <w:t>0</w:t>
            </w:r>
          </w:p>
        </w:tc>
        <w:tc>
          <w:tcPr>
            <w:tcW w:w="0" w:type="auto"/>
            <w:vAlign w:val="center"/>
          </w:tcPr>
          <w:p w14:paraId="19BE8876" w14:textId="173B385F"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1</w:t>
            </w:r>
          </w:p>
        </w:tc>
        <w:tc>
          <w:tcPr>
            <w:tcW w:w="0" w:type="auto"/>
            <w:vAlign w:val="center"/>
          </w:tcPr>
          <w:p w14:paraId="3CCE33F3" w14:textId="33A26BAF" w:rsidR="00482ABA" w:rsidRPr="003F2801"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2</w:t>
            </w:r>
          </w:p>
        </w:tc>
        <w:tc>
          <w:tcPr>
            <w:tcW w:w="0" w:type="auto"/>
            <w:vAlign w:val="center"/>
          </w:tcPr>
          <w:p w14:paraId="4DABC559"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0" w:type="auto"/>
            <w:vAlign w:val="center"/>
          </w:tcPr>
          <w:p w14:paraId="51BEB987"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0" w:type="auto"/>
            <w:vAlign w:val="center"/>
          </w:tcPr>
          <w:p w14:paraId="1CE053DA"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0" w:type="auto"/>
            <w:vAlign w:val="center"/>
          </w:tcPr>
          <w:p w14:paraId="64FD8392"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0" w:type="auto"/>
            <w:vAlign w:val="center"/>
          </w:tcPr>
          <w:p w14:paraId="6CAD6CC6"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0" w:type="auto"/>
            <w:vAlign w:val="center"/>
          </w:tcPr>
          <w:p w14:paraId="5432E7FB"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0" w:type="auto"/>
            <w:vAlign w:val="center"/>
          </w:tcPr>
          <w:p w14:paraId="29D05266" w14:textId="65DEC2C4"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9</w:t>
            </w:r>
          </w:p>
        </w:tc>
        <w:tc>
          <w:tcPr>
            <w:tcW w:w="0" w:type="auto"/>
            <w:vAlign w:val="center"/>
          </w:tcPr>
          <w:p w14:paraId="6C2DD341" w14:textId="77777777" w:rsidR="00482ABA"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Pr>
                <w:rFonts w:cstheme="minorHAnsi"/>
                <w:sz w:val="18"/>
                <w:szCs w:val="18"/>
              </w:rPr>
              <w:t>Completely Satisfied</w:t>
            </w:r>
          </w:p>
          <w:p w14:paraId="0601F5AA" w14:textId="0127FB2B"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10</w:t>
            </w:r>
          </w:p>
        </w:tc>
        <w:tc>
          <w:tcPr>
            <w:tcW w:w="0" w:type="auto"/>
            <w:vAlign w:val="center"/>
          </w:tcPr>
          <w:p w14:paraId="143A1DC1"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0" w:type="auto"/>
            <w:vAlign w:val="center"/>
          </w:tcPr>
          <w:p w14:paraId="149421EC" w14:textId="77777777" w:rsidR="00482ABA" w:rsidRPr="00315320" w:rsidRDefault="00482ABA" w:rsidP="003F280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00482ABA" w:rsidRPr="00315320" w14:paraId="654A3D0B" w14:textId="77777777" w:rsidTr="00482ABA">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tcPr>
          <w:p w14:paraId="0A4E4B9D" w14:textId="77777777" w:rsidR="00482ABA" w:rsidRPr="00315320" w:rsidRDefault="00482ABA" w:rsidP="001916B6">
            <w:pPr>
              <w:spacing w:after="0" w:line="240" w:lineRule="auto"/>
              <w:jc w:val="center"/>
              <w:rPr>
                <w:sz w:val="18"/>
                <w:szCs w:val="18"/>
              </w:rPr>
            </w:pPr>
          </w:p>
        </w:tc>
        <w:tc>
          <w:tcPr>
            <w:tcW w:w="0" w:type="auto"/>
            <w:vAlign w:val="center"/>
          </w:tcPr>
          <w:p w14:paraId="454E162A" w14:textId="32769566"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5FB51C80"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42135322"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7A692A1F"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2F81E13F"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24AAFCA3"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4EAACF62"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09E2B819"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59BD5439"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4F54F0F0"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vAlign w:val="center"/>
          </w:tcPr>
          <w:p w14:paraId="08AC060D"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tcPr>
          <w:p w14:paraId="4A70D28D" w14:textId="77777777" w:rsidR="00482ABA" w:rsidRPr="00315320" w:rsidRDefault="00482ABA" w:rsidP="001916B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6C14B652" w14:textId="0D0487BC" w:rsidR="007D7DFE" w:rsidRDefault="007D7DFE" w:rsidP="00595D50">
      <w:pPr>
        <w:pStyle w:val="ListParagraph"/>
        <w:ind w:left="360"/>
        <w:rPr>
          <w:ins w:id="1" w:author="Tierney Mimeault" w:date="2020-12-15T17:09:00Z"/>
          <w:rFonts w:cstheme="minorHAnsi"/>
          <w:sz w:val="21"/>
          <w:szCs w:val="21"/>
        </w:rPr>
      </w:pPr>
    </w:p>
    <w:p w14:paraId="71A35422" w14:textId="2527774B" w:rsidR="007D7DFE" w:rsidRDefault="00B54312" w:rsidP="00861506">
      <w:pPr>
        <w:pStyle w:val="ListParagraph"/>
        <w:numPr>
          <w:ilvl w:val="0"/>
          <w:numId w:val="33"/>
        </w:numPr>
        <w:rPr>
          <w:rFonts w:cstheme="minorHAnsi"/>
          <w:sz w:val="21"/>
          <w:szCs w:val="21"/>
        </w:rPr>
      </w:pPr>
      <w:r w:rsidRPr="00595D50">
        <w:rPr>
          <w:rFonts w:cstheme="minorHAnsi"/>
          <w:sz w:val="21"/>
          <w:szCs w:val="21"/>
        </w:rPr>
        <w:t xml:space="preserve">On a scale of 0 to 10, how likely is it that you would recommend </w:t>
      </w:r>
      <w:r w:rsidR="00897B9E" w:rsidRPr="00595D50">
        <w:rPr>
          <w:rFonts w:cstheme="minorHAnsi"/>
          <w:sz w:val="21"/>
          <w:szCs w:val="21"/>
        </w:rPr>
        <w:t xml:space="preserve">your primary financial services provider </w:t>
      </w:r>
      <w:r w:rsidRPr="00595D50">
        <w:rPr>
          <w:rFonts w:cstheme="minorHAnsi"/>
          <w:sz w:val="21"/>
          <w:szCs w:val="21"/>
        </w:rPr>
        <w:t>to a friend or colleague?</w:t>
      </w:r>
    </w:p>
    <w:tbl>
      <w:tblPr>
        <w:tblStyle w:val="LightGrid-Accent11"/>
        <w:tblW w:w="5000" w:type="pct"/>
        <w:tblLayout w:type="fixed"/>
        <w:tblLook w:val="04A0" w:firstRow="1" w:lastRow="0" w:firstColumn="1" w:lastColumn="0" w:noHBand="0" w:noVBand="1"/>
      </w:tblPr>
      <w:tblGrid>
        <w:gridCol w:w="1514"/>
        <w:gridCol w:w="757"/>
        <w:gridCol w:w="757"/>
        <w:gridCol w:w="789"/>
        <w:gridCol w:w="791"/>
        <w:gridCol w:w="791"/>
        <w:gridCol w:w="791"/>
        <w:gridCol w:w="791"/>
        <w:gridCol w:w="791"/>
        <w:gridCol w:w="604"/>
        <w:gridCol w:w="828"/>
        <w:gridCol w:w="502"/>
        <w:gridCol w:w="1074"/>
      </w:tblGrid>
      <w:tr w:rsidR="00482ABA" w:rsidRPr="00315320" w14:paraId="6BF49506" w14:textId="77777777" w:rsidTr="00D452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vAlign w:val="center"/>
          </w:tcPr>
          <w:p w14:paraId="525393B2" w14:textId="77777777" w:rsidR="00482ABA" w:rsidRDefault="00482ABA" w:rsidP="00D45273">
            <w:pPr>
              <w:spacing w:after="0" w:line="240" w:lineRule="auto"/>
              <w:jc w:val="center"/>
              <w:rPr>
                <w:rFonts w:cstheme="minorHAnsi"/>
                <w:b w:val="0"/>
                <w:bCs w:val="0"/>
                <w:sz w:val="18"/>
              </w:rPr>
            </w:pPr>
            <w:r>
              <w:rPr>
                <w:rFonts w:cstheme="minorHAnsi"/>
                <w:sz w:val="18"/>
              </w:rPr>
              <w:t>Not at all likely</w:t>
            </w:r>
          </w:p>
          <w:p w14:paraId="3CE261B2" w14:textId="6B56010F" w:rsidR="00482ABA" w:rsidRPr="00482ABA" w:rsidRDefault="00482ABA" w:rsidP="00D45273">
            <w:pPr>
              <w:spacing w:after="0" w:line="240" w:lineRule="auto"/>
              <w:jc w:val="center"/>
              <w:rPr>
                <w:rFonts w:cstheme="minorHAnsi"/>
                <w:b w:val="0"/>
                <w:bCs w:val="0"/>
                <w:sz w:val="18"/>
              </w:rPr>
            </w:pPr>
            <w:r>
              <w:rPr>
                <w:rFonts w:cstheme="minorHAnsi"/>
                <w:sz w:val="18"/>
              </w:rPr>
              <w:t>0</w:t>
            </w:r>
          </w:p>
        </w:tc>
        <w:tc>
          <w:tcPr>
            <w:tcW w:w="351" w:type="pct"/>
            <w:vAlign w:val="center"/>
          </w:tcPr>
          <w:p w14:paraId="59DB141D" w14:textId="32AD39B3"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1</w:t>
            </w:r>
          </w:p>
        </w:tc>
        <w:tc>
          <w:tcPr>
            <w:tcW w:w="351" w:type="pct"/>
            <w:vAlign w:val="center"/>
          </w:tcPr>
          <w:p w14:paraId="1AF8990A" w14:textId="0CEC1937" w:rsidR="00482ABA" w:rsidRPr="003F2801"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2</w:t>
            </w:r>
          </w:p>
        </w:tc>
        <w:tc>
          <w:tcPr>
            <w:tcW w:w="366" w:type="pct"/>
            <w:vAlign w:val="center"/>
          </w:tcPr>
          <w:p w14:paraId="4E13DC6A" w14:textId="2AFDC987"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367" w:type="pct"/>
            <w:vAlign w:val="center"/>
          </w:tcPr>
          <w:p w14:paraId="6AFBA8CB" w14:textId="721E03F0"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367" w:type="pct"/>
            <w:vAlign w:val="center"/>
          </w:tcPr>
          <w:p w14:paraId="53876F3A" w14:textId="3EA1CC26"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367" w:type="pct"/>
            <w:vAlign w:val="center"/>
          </w:tcPr>
          <w:p w14:paraId="0DC2EB1A" w14:textId="04C1E6C8"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367" w:type="pct"/>
            <w:vAlign w:val="center"/>
          </w:tcPr>
          <w:p w14:paraId="09C1EE8F" w14:textId="4E8A407A"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367" w:type="pct"/>
            <w:vAlign w:val="center"/>
          </w:tcPr>
          <w:p w14:paraId="6FE99A92" w14:textId="10D8A975"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280" w:type="pct"/>
            <w:vAlign w:val="center"/>
          </w:tcPr>
          <w:p w14:paraId="378760FC" w14:textId="3847698E"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9</w:t>
            </w:r>
          </w:p>
        </w:tc>
        <w:tc>
          <w:tcPr>
            <w:tcW w:w="384" w:type="pct"/>
            <w:vAlign w:val="center"/>
          </w:tcPr>
          <w:p w14:paraId="449B50D1" w14:textId="77777777" w:rsidR="00482ABA"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Pr>
                <w:rFonts w:cstheme="minorHAnsi"/>
                <w:sz w:val="18"/>
                <w:szCs w:val="18"/>
              </w:rPr>
              <w:t>Very likely</w:t>
            </w:r>
          </w:p>
          <w:p w14:paraId="5BE849DD" w14:textId="157836BF"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10</w:t>
            </w:r>
          </w:p>
        </w:tc>
        <w:tc>
          <w:tcPr>
            <w:tcW w:w="233" w:type="pct"/>
            <w:vAlign w:val="center"/>
          </w:tcPr>
          <w:p w14:paraId="79668151" w14:textId="77777777"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498" w:type="pct"/>
            <w:vAlign w:val="center"/>
          </w:tcPr>
          <w:p w14:paraId="6C7BFF0D" w14:textId="77777777" w:rsidR="00482ABA" w:rsidRPr="00315320" w:rsidRDefault="00482ABA" w:rsidP="00482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00482ABA" w:rsidRPr="00315320" w14:paraId="4BF4D8A1" w14:textId="77777777" w:rsidTr="00482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tcPr>
          <w:p w14:paraId="2A29AE44" w14:textId="77777777" w:rsidR="00482ABA" w:rsidRPr="00315320" w:rsidRDefault="00482ABA" w:rsidP="00482ABA">
            <w:pPr>
              <w:spacing w:after="0" w:line="240" w:lineRule="auto"/>
              <w:jc w:val="center"/>
              <w:rPr>
                <w:sz w:val="18"/>
                <w:szCs w:val="18"/>
              </w:rPr>
            </w:pPr>
          </w:p>
        </w:tc>
        <w:tc>
          <w:tcPr>
            <w:tcW w:w="351" w:type="pct"/>
            <w:vAlign w:val="center"/>
          </w:tcPr>
          <w:p w14:paraId="2105F866" w14:textId="1EB8949B"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51" w:type="pct"/>
            <w:vAlign w:val="center"/>
          </w:tcPr>
          <w:p w14:paraId="7D172636"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6" w:type="pct"/>
            <w:vAlign w:val="center"/>
          </w:tcPr>
          <w:p w14:paraId="7C21D88E"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vAlign w:val="center"/>
          </w:tcPr>
          <w:p w14:paraId="397DB201"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vAlign w:val="center"/>
          </w:tcPr>
          <w:p w14:paraId="262291ED"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tcPr>
          <w:p w14:paraId="17450878"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tcPr>
          <w:p w14:paraId="4E628F20"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tcPr>
          <w:p w14:paraId="3619ACEC"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0" w:type="pct"/>
          </w:tcPr>
          <w:p w14:paraId="120B9B99"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84" w:type="pct"/>
          </w:tcPr>
          <w:p w14:paraId="625D0975"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3" w:type="pct"/>
            <w:vAlign w:val="center"/>
          </w:tcPr>
          <w:p w14:paraId="2640B548"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98" w:type="pct"/>
          </w:tcPr>
          <w:p w14:paraId="1B775497" w14:textId="77777777" w:rsidR="00482ABA" w:rsidRPr="00315320" w:rsidRDefault="00482ABA" w:rsidP="00482AB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761841AC" w14:textId="75F9456B" w:rsidR="009B7C19" w:rsidRDefault="009B7C19" w:rsidP="009B7C19">
      <w:pPr>
        <w:pStyle w:val="ListParagraph"/>
        <w:rPr>
          <w:rFonts w:cstheme="minorHAnsi"/>
          <w:sz w:val="21"/>
          <w:szCs w:val="21"/>
        </w:rPr>
      </w:pPr>
    </w:p>
    <w:p w14:paraId="00FA9257" w14:textId="3BE52604" w:rsidR="00C07F87" w:rsidRDefault="00C07F87" w:rsidP="00C07F87">
      <w:pPr>
        <w:pStyle w:val="ListParagraph"/>
        <w:numPr>
          <w:ilvl w:val="0"/>
          <w:numId w:val="39"/>
        </w:numPr>
        <w:rPr>
          <w:rFonts w:cstheme="minorHAnsi"/>
          <w:sz w:val="21"/>
          <w:szCs w:val="21"/>
        </w:rPr>
      </w:pPr>
      <w:r w:rsidRPr="00595D50">
        <w:rPr>
          <w:rFonts w:cstheme="minorHAnsi"/>
          <w:sz w:val="21"/>
          <w:szCs w:val="21"/>
        </w:rPr>
        <w:t>On a scale of 0 to 10, how likely is it that you w</w:t>
      </w:r>
      <w:r>
        <w:rPr>
          <w:rFonts w:cstheme="minorHAnsi"/>
          <w:sz w:val="21"/>
          <w:szCs w:val="21"/>
        </w:rPr>
        <w:t xml:space="preserve">ill continue using </w:t>
      </w:r>
      <w:r w:rsidRPr="00595D50">
        <w:rPr>
          <w:rFonts w:cstheme="minorHAnsi"/>
          <w:sz w:val="21"/>
          <w:szCs w:val="21"/>
        </w:rPr>
        <w:t>your</w:t>
      </w:r>
      <w:r>
        <w:rPr>
          <w:rFonts w:cstheme="minorHAnsi"/>
          <w:sz w:val="21"/>
          <w:szCs w:val="21"/>
        </w:rPr>
        <w:t xml:space="preserve"> primary financial services provider</w:t>
      </w:r>
      <w:r w:rsidRPr="00595D50">
        <w:rPr>
          <w:rFonts w:cstheme="minorHAnsi"/>
          <w:sz w:val="21"/>
          <w:szCs w:val="21"/>
        </w:rPr>
        <w:t xml:space="preserve"> </w:t>
      </w:r>
      <w:r>
        <w:rPr>
          <w:rFonts w:cstheme="minorHAnsi"/>
          <w:sz w:val="21"/>
          <w:szCs w:val="21"/>
        </w:rPr>
        <w:t>in the next 2 years</w:t>
      </w:r>
      <w:r w:rsidRPr="00595D50">
        <w:rPr>
          <w:rFonts w:cstheme="minorHAnsi"/>
          <w:sz w:val="21"/>
          <w:szCs w:val="21"/>
        </w:rPr>
        <w:t>?</w:t>
      </w:r>
    </w:p>
    <w:tbl>
      <w:tblPr>
        <w:tblStyle w:val="LightGrid-Accent11"/>
        <w:tblW w:w="5000" w:type="pct"/>
        <w:tblLayout w:type="fixed"/>
        <w:tblLook w:val="04A0" w:firstRow="1" w:lastRow="0" w:firstColumn="1" w:lastColumn="0" w:noHBand="0" w:noVBand="1"/>
      </w:tblPr>
      <w:tblGrid>
        <w:gridCol w:w="1513"/>
        <w:gridCol w:w="757"/>
        <w:gridCol w:w="757"/>
        <w:gridCol w:w="789"/>
        <w:gridCol w:w="791"/>
        <w:gridCol w:w="791"/>
        <w:gridCol w:w="791"/>
        <w:gridCol w:w="791"/>
        <w:gridCol w:w="791"/>
        <w:gridCol w:w="604"/>
        <w:gridCol w:w="686"/>
        <w:gridCol w:w="645"/>
        <w:gridCol w:w="1074"/>
      </w:tblGrid>
      <w:tr w:rsidR="00482ABA" w:rsidRPr="00315320" w14:paraId="34D96A5F" w14:textId="77777777" w:rsidTr="00D452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vAlign w:val="center"/>
          </w:tcPr>
          <w:p w14:paraId="56CED0B6" w14:textId="77777777" w:rsidR="00482ABA" w:rsidRDefault="00482ABA" w:rsidP="00D45273">
            <w:pPr>
              <w:spacing w:after="0" w:line="240" w:lineRule="auto"/>
              <w:jc w:val="center"/>
              <w:rPr>
                <w:rFonts w:cstheme="minorHAnsi"/>
                <w:b w:val="0"/>
                <w:bCs w:val="0"/>
                <w:sz w:val="18"/>
              </w:rPr>
            </w:pPr>
            <w:r>
              <w:rPr>
                <w:rFonts w:cstheme="minorHAnsi"/>
                <w:sz w:val="18"/>
              </w:rPr>
              <w:t>Not at all likely</w:t>
            </w:r>
          </w:p>
          <w:p w14:paraId="6ED3EDAD" w14:textId="5729ADEF" w:rsidR="00482ABA" w:rsidRDefault="00482ABA" w:rsidP="00D45273">
            <w:pPr>
              <w:spacing w:after="0" w:line="240" w:lineRule="auto"/>
              <w:jc w:val="center"/>
              <w:rPr>
                <w:rFonts w:cstheme="minorHAnsi"/>
                <w:sz w:val="18"/>
              </w:rPr>
            </w:pPr>
            <w:r>
              <w:rPr>
                <w:rFonts w:cstheme="minorHAnsi"/>
                <w:sz w:val="18"/>
              </w:rPr>
              <w:t>0</w:t>
            </w:r>
          </w:p>
        </w:tc>
        <w:tc>
          <w:tcPr>
            <w:tcW w:w="351" w:type="pct"/>
            <w:vAlign w:val="center"/>
          </w:tcPr>
          <w:p w14:paraId="2DCA3D63" w14:textId="7BD56A30"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1</w:t>
            </w:r>
          </w:p>
        </w:tc>
        <w:tc>
          <w:tcPr>
            <w:tcW w:w="351" w:type="pct"/>
            <w:vAlign w:val="center"/>
          </w:tcPr>
          <w:p w14:paraId="7E7F8EB4" w14:textId="4D579192" w:rsidR="00482ABA" w:rsidRPr="003F2801"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2</w:t>
            </w:r>
          </w:p>
        </w:tc>
        <w:tc>
          <w:tcPr>
            <w:tcW w:w="366" w:type="pct"/>
            <w:vAlign w:val="center"/>
          </w:tcPr>
          <w:p w14:paraId="7E928ACB"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367" w:type="pct"/>
            <w:vAlign w:val="center"/>
          </w:tcPr>
          <w:p w14:paraId="56E3943E"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367" w:type="pct"/>
            <w:vAlign w:val="center"/>
          </w:tcPr>
          <w:p w14:paraId="73BAEA28"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367" w:type="pct"/>
            <w:vAlign w:val="center"/>
          </w:tcPr>
          <w:p w14:paraId="64B6065A"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367" w:type="pct"/>
            <w:vAlign w:val="center"/>
          </w:tcPr>
          <w:p w14:paraId="361E946C"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367" w:type="pct"/>
            <w:vAlign w:val="center"/>
          </w:tcPr>
          <w:p w14:paraId="4E30B206"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280" w:type="pct"/>
            <w:vAlign w:val="center"/>
          </w:tcPr>
          <w:p w14:paraId="54BD48A2" w14:textId="2D289244"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9</w:t>
            </w:r>
          </w:p>
        </w:tc>
        <w:tc>
          <w:tcPr>
            <w:tcW w:w="318" w:type="pct"/>
            <w:vAlign w:val="center"/>
          </w:tcPr>
          <w:p w14:paraId="247B6A4A" w14:textId="77777777" w:rsidR="00482ABA"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Pr>
                <w:rFonts w:cstheme="minorHAnsi"/>
                <w:sz w:val="18"/>
                <w:szCs w:val="18"/>
              </w:rPr>
              <w:t>Very likely</w:t>
            </w:r>
          </w:p>
          <w:p w14:paraId="206E4544" w14:textId="72B4FDD9"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10</w:t>
            </w:r>
          </w:p>
        </w:tc>
        <w:tc>
          <w:tcPr>
            <w:tcW w:w="299" w:type="pct"/>
            <w:vAlign w:val="center"/>
          </w:tcPr>
          <w:p w14:paraId="4163FBC6"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498" w:type="pct"/>
            <w:vAlign w:val="center"/>
          </w:tcPr>
          <w:p w14:paraId="33BEAC01" w14:textId="77777777" w:rsidR="00482ABA" w:rsidRPr="00315320" w:rsidRDefault="00482ABA" w:rsidP="008517A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00482ABA" w:rsidRPr="00315320" w14:paraId="403CFD81" w14:textId="77777777" w:rsidTr="00482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tcPr>
          <w:p w14:paraId="37963944" w14:textId="77777777" w:rsidR="00482ABA" w:rsidRPr="00315320" w:rsidRDefault="00482ABA" w:rsidP="008517A0">
            <w:pPr>
              <w:spacing w:after="0" w:line="240" w:lineRule="auto"/>
              <w:jc w:val="center"/>
              <w:rPr>
                <w:sz w:val="18"/>
                <w:szCs w:val="18"/>
              </w:rPr>
            </w:pPr>
          </w:p>
        </w:tc>
        <w:tc>
          <w:tcPr>
            <w:tcW w:w="351" w:type="pct"/>
            <w:vAlign w:val="center"/>
          </w:tcPr>
          <w:p w14:paraId="13D28758" w14:textId="4DA46A7E"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51" w:type="pct"/>
            <w:vAlign w:val="center"/>
          </w:tcPr>
          <w:p w14:paraId="0E9F03BA"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6" w:type="pct"/>
            <w:vAlign w:val="center"/>
          </w:tcPr>
          <w:p w14:paraId="055EB85C"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vAlign w:val="center"/>
          </w:tcPr>
          <w:p w14:paraId="1DD36755"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vAlign w:val="center"/>
          </w:tcPr>
          <w:p w14:paraId="522FED69"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tcPr>
          <w:p w14:paraId="13B3C491"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tcPr>
          <w:p w14:paraId="7288A5F8"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7" w:type="pct"/>
          </w:tcPr>
          <w:p w14:paraId="7F541D3E"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0" w:type="pct"/>
          </w:tcPr>
          <w:p w14:paraId="58F2C0FE"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18" w:type="pct"/>
          </w:tcPr>
          <w:p w14:paraId="73E2B8A5"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99" w:type="pct"/>
            <w:vAlign w:val="center"/>
          </w:tcPr>
          <w:p w14:paraId="5BD2931E"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98" w:type="pct"/>
          </w:tcPr>
          <w:p w14:paraId="3862C56F" w14:textId="77777777" w:rsidR="00482ABA" w:rsidRPr="00315320" w:rsidRDefault="00482ABA" w:rsidP="008517A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37D2FEFC" w14:textId="348CE124" w:rsidR="00931E0D" w:rsidRDefault="00931E0D" w:rsidP="00A329D8">
      <w:pPr>
        <w:pStyle w:val="ListParagraph"/>
        <w:spacing w:after="0" w:line="240" w:lineRule="auto"/>
        <w:ind w:left="360"/>
        <w:rPr>
          <w:sz w:val="21"/>
          <w:szCs w:val="21"/>
        </w:rPr>
      </w:pPr>
    </w:p>
    <w:p w14:paraId="173B86DE" w14:textId="77777777" w:rsidR="00191C4C" w:rsidRPr="009E67A6" w:rsidRDefault="00191C4C" w:rsidP="001400AB">
      <w:pPr>
        <w:pStyle w:val="ListParagraph"/>
        <w:numPr>
          <w:ilvl w:val="0"/>
          <w:numId w:val="35"/>
        </w:numPr>
        <w:spacing w:after="0" w:line="240" w:lineRule="auto"/>
        <w:rPr>
          <w:sz w:val="21"/>
          <w:szCs w:val="21"/>
          <w:highlight w:val="green"/>
        </w:rPr>
      </w:pPr>
      <w:r w:rsidRPr="009E67A6">
        <w:rPr>
          <w:sz w:val="21"/>
          <w:szCs w:val="21"/>
          <w:highlight w:val="green"/>
        </w:rPr>
        <w:t xml:space="preserve">Do you hold any investment products within any of the following registered accounts…? </w:t>
      </w:r>
      <w:r w:rsidRPr="009E67A6">
        <w:rPr>
          <w:b/>
          <w:sz w:val="21"/>
          <w:szCs w:val="21"/>
          <w:highlight w:val="green"/>
        </w:rPr>
        <w:t>[SELECT ALL THAT APPLY]</w:t>
      </w:r>
    </w:p>
    <w:p w14:paraId="61B1ADC4" w14:textId="77777777" w:rsidR="00191C4C" w:rsidRPr="008D58C0" w:rsidRDefault="00191C4C" w:rsidP="008D58C0">
      <w:pPr>
        <w:spacing w:after="0" w:line="240" w:lineRule="auto"/>
        <w:rPr>
          <w:sz w:val="21"/>
          <w:szCs w:val="21"/>
        </w:rPr>
      </w:pPr>
      <w:r w:rsidRPr="008D58C0">
        <w:rPr>
          <w:sz w:val="21"/>
          <w:szCs w:val="21"/>
        </w:rPr>
        <w:t>Yes - RRSP(Registered Retirement Savings Plan)</w:t>
      </w:r>
    </w:p>
    <w:p w14:paraId="78641E1A" w14:textId="3C057739" w:rsidR="00191C4C" w:rsidRPr="008D58C0" w:rsidRDefault="00191C4C" w:rsidP="008D58C0">
      <w:pPr>
        <w:spacing w:after="0" w:line="240" w:lineRule="auto"/>
        <w:rPr>
          <w:sz w:val="21"/>
          <w:szCs w:val="21"/>
        </w:rPr>
      </w:pPr>
      <w:r w:rsidRPr="008D58C0">
        <w:rPr>
          <w:sz w:val="21"/>
          <w:szCs w:val="21"/>
        </w:rPr>
        <w:t>Yes - RRIF (Registered Retirement Income Fund)</w:t>
      </w:r>
    </w:p>
    <w:p w14:paraId="33E3CCD9" w14:textId="11E92BAE" w:rsidR="00191C4C" w:rsidRPr="008D58C0" w:rsidRDefault="00191C4C" w:rsidP="008D58C0">
      <w:pPr>
        <w:spacing w:after="0" w:line="240" w:lineRule="auto"/>
        <w:rPr>
          <w:sz w:val="21"/>
          <w:szCs w:val="21"/>
        </w:rPr>
      </w:pPr>
      <w:r w:rsidRPr="008D58C0">
        <w:rPr>
          <w:sz w:val="21"/>
          <w:szCs w:val="21"/>
        </w:rPr>
        <w:t>Yes - TFSA (Tax-Free Savings Account)</w:t>
      </w:r>
    </w:p>
    <w:p w14:paraId="45366EFB" w14:textId="393D7D97" w:rsidR="00191C4C" w:rsidRPr="008D58C0" w:rsidRDefault="00191C4C" w:rsidP="008D58C0">
      <w:pPr>
        <w:spacing w:after="0" w:line="240" w:lineRule="auto"/>
        <w:rPr>
          <w:sz w:val="21"/>
          <w:szCs w:val="21"/>
        </w:rPr>
      </w:pPr>
      <w:r w:rsidRPr="008D58C0">
        <w:rPr>
          <w:sz w:val="21"/>
          <w:szCs w:val="21"/>
        </w:rPr>
        <w:t>Yes - RESP (Registered Education Savings Plan)</w:t>
      </w:r>
    </w:p>
    <w:p w14:paraId="544C7E55" w14:textId="77777777" w:rsidR="00191C4C" w:rsidRPr="008D58C0" w:rsidRDefault="00191C4C" w:rsidP="008D58C0">
      <w:pPr>
        <w:spacing w:after="0" w:line="240" w:lineRule="auto"/>
        <w:rPr>
          <w:sz w:val="21"/>
          <w:szCs w:val="21"/>
        </w:rPr>
      </w:pPr>
      <w:r w:rsidRPr="008D58C0">
        <w:rPr>
          <w:sz w:val="21"/>
          <w:szCs w:val="21"/>
        </w:rPr>
        <w:t>Yes - RDSP (Registered Disability Savings Plan)</w:t>
      </w:r>
    </w:p>
    <w:p w14:paraId="159752FB" w14:textId="77777777" w:rsidR="00191C4C" w:rsidRPr="008D58C0" w:rsidRDefault="00191C4C" w:rsidP="008D58C0">
      <w:pPr>
        <w:spacing w:after="0" w:line="240" w:lineRule="auto"/>
        <w:rPr>
          <w:sz w:val="21"/>
          <w:szCs w:val="21"/>
        </w:rPr>
      </w:pPr>
      <w:r w:rsidRPr="008D58C0">
        <w:rPr>
          <w:sz w:val="21"/>
          <w:szCs w:val="21"/>
        </w:rPr>
        <w:t>No</w:t>
      </w:r>
    </w:p>
    <w:p w14:paraId="69572153" w14:textId="77777777" w:rsidR="00191C4C" w:rsidRPr="008D58C0" w:rsidRDefault="00191C4C" w:rsidP="008D58C0">
      <w:pPr>
        <w:spacing w:after="0" w:line="240" w:lineRule="auto"/>
        <w:rPr>
          <w:sz w:val="21"/>
          <w:szCs w:val="21"/>
        </w:rPr>
      </w:pPr>
      <w:r w:rsidRPr="008D58C0">
        <w:rPr>
          <w:sz w:val="21"/>
          <w:szCs w:val="21"/>
        </w:rPr>
        <w:t>Not sure</w:t>
      </w:r>
    </w:p>
    <w:p w14:paraId="4EA66B8E" w14:textId="7C205005" w:rsidR="00191C4C" w:rsidRPr="008D58C0" w:rsidRDefault="00191C4C" w:rsidP="008D58C0">
      <w:pPr>
        <w:spacing w:after="0" w:line="240" w:lineRule="auto"/>
        <w:rPr>
          <w:sz w:val="21"/>
          <w:szCs w:val="21"/>
        </w:rPr>
      </w:pPr>
      <w:r w:rsidRPr="008D58C0">
        <w:rPr>
          <w:sz w:val="21"/>
          <w:szCs w:val="21"/>
        </w:rPr>
        <w:t>Prefer not to respond</w:t>
      </w:r>
    </w:p>
    <w:p w14:paraId="26CD3432" w14:textId="77777777" w:rsidR="00592C6E" w:rsidRDefault="00592C6E" w:rsidP="00592C6E">
      <w:pPr>
        <w:pStyle w:val="ListParagraph"/>
        <w:rPr>
          <w:rFonts w:cstheme="minorHAnsi"/>
          <w:bCs/>
          <w:sz w:val="21"/>
          <w:szCs w:val="21"/>
        </w:rPr>
      </w:pPr>
    </w:p>
    <w:p w14:paraId="676A259F" w14:textId="6829CDE8" w:rsidR="00931E0D" w:rsidRPr="00772811" w:rsidRDefault="003D39F5" w:rsidP="001400AB">
      <w:pPr>
        <w:pStyle w:val="ListParagraph"/>
        <w:numPr>
          <w:ilvl w:val="0"/>
          <w:numId w:val="35"/>
        </w:numPr>
        <w:rPr>
          <w:rFonts w:cstheme="minorHAnsi"/>
          <w:bCs/>
          <w:sz w:val="21"/>
          <w:szCs w:val="21"/>
        </w:rPr>
      </w:pPr>
      <w:r>
        <w:rPr>
          <w:rFonts w:cstheme="minorHAnsi"/>
          <w:bCs/>
          <w:sz w:val="21"/>
          <w:szCs w:val="21"/>
        </w:rPr>
        <w:t xml:space="preserve">Compared to the </w:t>
      </w:r>
      <w:r w:rsidR="005D7625">
        <w:rPr>
          <w:rFonts w:cstheme="minorHAnsi"/>
          <w:bCs/>
          <w:sz w:val="21"/>
          <w:szCs w:val="21"/>
        </w:rPr>
        <w:t>2020, w</w:t>
      </w:r>
      <w:r w:rsidR="001D5C99">
        <w:rPr>
          <w:rFonts w:cstheme="minorHAnsi"/>
          <w:bCs/>
          <w:sz w:val="21"/>
          <w:szCs w:val="21"/>
        </w:rPr>
        <w:t xml:space="preserve">hich of the following statements </w:t>
      </w:r>
      <w:r w:rsidR="00304002">
        <w:rPr>
          <w:rFonts w:cstheme="minorHAnsi"/>
          <w:bCs/>
          <w:sz w:val="21"/>
          <w:szCs w:val="21"/>
        </w:rPr>
        <w:t xml:space="preserve">best </w:t>
      </w:r>
      <w:r w:rsidR="001D5C99">
        <w:rPr>
          <w:rFonts w:cstheme="minorHAnsi"/>
          <w:bCs/>
          <w:sz w:val="21"/>
          <w:szCs w:val="21"/>
        </w:rPr>
        <w:t>capture</w:t>
      </w:r>
      <w:r w:rsidR="00304002">
        <w:rPr>
          <w:rFonts w:cstheme="minorHAnsi"/>
          <w:bCs/>
          <w:sz w:val="21"/>
          <w:szCs w:val="21"/>
        </w:rPr>
        <w:t>s</w:t>
      </w:r>
      <w:r w:rsidR="001D5C99">
        <w:rPr>
          <w:rFonts w:cstheme="minorHAnsi"/>
          <w:bCs/>
          <w:sz w:val="21"/>
          <w:szCs w:val="21"/>
        </w:rPr>
        <w:t xml:space="preserve"> your</w:t>
      </w:r>
      <w:r w:rsidR="00304002">
        <w:rPr>
          <w:rFonts w:cstheme="minorHAnsi"/>
          <w:bCs/>
          <w:sz w:val="21"/>
          <w:szCs w:val="21"/>
        </w:rPr>
        <w:t xml:space="preserve"> anticipated</w:t>
      </w:r>
      <w:r w:rsidR="001D5C99">
        <w:rPr>
          <w:rFonts w:cstheme="minorHAnsi"/>
          <w:bCs/>
          <w:sz w:val="21"/>
          <w:szCs w:val="21"/>
        </w:rPr>
        <w:t xml:space="preserve"> approach </w:t>
      </w:r>
      <w:r w:rsidR="00326C18">
        <w:rPr>
          <w:rFonts w:cstheme="minorHAnsi"/>
          <w:bCs/>
          <w:sz w:val="21"/>
          <w:szCs w:val="21"/>
        </w:rPr>
        <w:t xml:space="preserve">to </w:t>
      </w:r>
      <w:r w:rsidR="001D5C99" w:rsidRPr="00772811">
        <w:rPr>
          <w:rFonts w:cstheme="minorHAnsi"/>
          <w:bCs/>
          <w:sz w:val="21"/>
          <w:szCs w:val="21"/>
        </w:rPr>
        <w:t>investing in 2021?</w:t>
      </w:r>
    </w:p>
    <w:p w14:paraId="4BE2EEFD" w14:textId="6D851FBA" w:rsidR="001D5C99" w:rsidRPr="008D58C0" w:rsidRDefault="001D5C99" w:rsidP="008D58C0">
      <w:pPr>
        <w:spacing w:after="0" w:line="240" w:lineRule="auto"/>
        <w:rPr>
          <w:sz w:val="21"/>
          <w:szCs w:val="21"/>
        </w:rPr>
      </w:pPr>
      <w:r w:rsidRPr="008D58C0">
        <w:rPr>
          <w:sz w:val="21"/>
          <w:szCs w:val="21"/>
        </w:rPr>
        <w:t>Will invest much more (</w:t>
      </w:r>
      <w:r w:rsidR="00304002" w:rsidRPr="008D58C0">
        <w:rPr>
          <w:sz w:val="21"/>
          <w:szCs w:val="21"/>
        </w:rPr>
        <w:t>20%+ more than 2020)</w:t>
      </w:r>
    </w:p>
    <w:p w14:paraId="0C0BA757" w14:textId="165C0B11" w:rsidR="001D5C99" w:rsidRPr="008D58C0" w:rsidRDefault="001D5C99" w:rsidP="008D58C0">
      <w:pPr>
        <w:spacing w:after="0" w:line="240" w:lineRule="auto"/>
        <w:rPr>
          <w:sz w:val="21"/>
          <w:szCs w:val="21"/>
        </w:rPr>
      </w:pPr>
      <w:r w:rsidRPr="008D58C0">
        <w:rPr>
          <w:sz w:val="21"/>
          <w:szCs w:val="21"/>
        </w:rPr>
        <w:t xml:space="preserve">Will invest more </w:t>
      </w:r>
      <w:r w:rsidR="00304002" w:rsidRPr="008D58C0">
        <w:rPr>
          <w:sz w:val="21"/>
          <w:szCs w:val="21"/>
        </w:rPr>
        <w:t>(</w:t>
      </w:r>
      <w:r w:rsidR="00C30D40" w:rsidRPr="008D58C0">
        <w:rPr>
          <w:sz w:val="21"/>
          <w:szCs w:val="21"/>
        </w:rPr>
        <w:t>4</w:t>
      </w:r>
      <w:r w:rsidR="00304002" w:rsidRPr="008D58C0">
        <w:rPr>
          <w:sz w:val="21"/>
          <w:szCs w:val="21"/>
        </w:rPr>
        <w:t>-19% more than 2020)</w:t>
      </w:r>
    </w:p>
    <w:p w14:paraId="5BF74DD4" w14:textId="647D6A3F" w:rsidR="001D5C99" w:rsidRPr="008D58C0" w:rsidRDefault="003941F2" w:rsidP="008D58C0">
      <w:pPr>
        <w:spacing w:after="0" w:line="240" w:lineRule="auto"/>
        <w:rPr>
          <w:sz w:val="21"/>
          <w:szCs w:val="21"/>
        </w:rPr>
      </w:pPr>
      <w:r w:rsidRPr="008D58C0">
        <w:rPr>
          <w:sz w:val="21"/>
          <w:szCs w:val="21"/>
        </w:rPr>
        <w:t>No change / Exactly the same</w:t>
      </w:r>
    </w:p>
    <w:p w14:paraId="3A61E2E8" w14:textId="065B750E" w:rsidR="003941F2" w:rsidRPr="008D58C0" w:rsidRDefault="003941F2" w:rsidP="008D58C0">
      <w:pPr>
        <w:spacing w:after="0" w:line="240" w:lineRule="auto"/>
        <w:rPr>
          <w:sz w:val="21"/>
          <w:szCs w:val="21"/>
        </w:rPr>
      </w:pPr>
      <w:r w:rsidRPr="008D58C0">
        <w:rPr>
          <w:sz w:val="21"/>
          <w:szCs w:val="21"/>
        </w:rPr>
        <w:t xml:space="preserve">Similar to last year (within </w:t>
      </w:r>
      <w:r w:rsidR="00C30D40" w:rsidRPr="008D58C0">
        <w:rPr>
          <w:sz w:val="21"/>
          <w:szCs w:val="21"/>
        </w:rPr>
        <w:t>3%)</w:t>
      </w:r>
    </w:p>
    <w:p w14:paraId="3971A9C3" w14:textId="6DF7D622" w:rsidR="001D5C99" w:rsidRPr="008D58C0" w:rsidRDefault="00304002" w:rsidP="008D58C0">
      <w:pPr>
        <w:spacing w:after="0" w:line="240" w:lineRule="auto"/>
        <w:rPr>
          <w:sz w:val="21"/>
          <w:szCs w:val="21"/>
        </w:rPr>
      </w:pPr>
      <w:r w:rsidRPr="008D58C0">
        <w:rPr>
          <w:sz w:val="21"/>
          <w:szCs w:val="21"/>
        </w:rPr>
        <w:t>Will invest less (</w:t>
      </w:r>
      <w:r w:rsidR="00C30D40" w:rsidRPr="008D58C0">
        <w:rPr>
          <w:sz w:val="21"/>
          <w:szCs w:val="21"/>
        </w:rPr>
        <w:t>4</w:t>
      </w:r>
      <w:r w:rsidRPr="008D58C0">
        <w:rPr>
          <w:sz w:val="21"/>
          <w:szCs w:val="21"/>
        </w:rPr>
        <w:t>-19% less than 2020)</w:t>
      </w:r>
    </w:p>
    <w:p w14:paraId="479DD2F2" w14:textId="09DD3DCB" w:rsidR="00304002" w:rsidRPr="008D58C0" w:rsidRDefault="00304002" w:rsidP="008D58C0">
      <w:pPr>
        <w:spacing w:after="0" w:line="240" w:lineRule="auto"/>
        <w:rPr>
          <w:sz w:val="21"/>
          <w:szCs w:val="21"/>
        </w:rPr>
      </w:pPr>
      <w:r w:rsidRPr="008D58C0">
        <w:rPr>
          <w:sz w:val="21"/>
          <w:szCs w:val="21"/>
        </w:rPr>
        <w:t>Will invest much less</w:t>
      </w:r>
      <w:r w:rsidR="00326C18" w:rsidRPr="008D58C0">
        <w:rPr>
          <w:sz w:val="21"/>
          <w:szCs w:val="21"/>
        </w:rPr>
        <w:t xml:space="preserve"> (20%+ </w:t>
      </w:r>
      <w:r w:rsidR="003769B5" w:rsidRPr="008D58C0">
        <w:rPr>
          <w:sz w:val="21"/>
          <w:szCs w:val="21"/>
        </w:rPr>
        <w:t xml:space="preserve">less </w:t>
      </w:r>
      <w:r w:rsidR="00326C18" w:rsidRPr="008D58C0">
        <w:rPr>
          <w:sz w:val="21"/>
          <w:szCs w:val="21"/>
        </w:rPr>
        <w:t>than 2020)</w:t>
      </w:r>
    </w:p>
    <w:p w14:paraId="544352B1" w14:textId="77777777" w:rsidR="001D5C99" w:rsidRPr="008D58C0" w:rsidRDefault="001D5C99" w:rsidP="008D58C0">
      <w:pPr>
        <w:spacing w:after="0" w:line="240" w:lineRule="auto"/>
        <w:rPr>
          <w:sz w:val="21"/>
          <w:szCs w:val="21"/>
        </w:rPr>
      </w:pPr>
      <w:r w:rsidRPr="008D58C0">
        <w:rPr>
          <w:sz w:val="21"/>
          <w:szCs w:val="21"/>
        </w:rPr>
        <w:t>Not sure</w:t>
      </w:r>
    </w:p>
    <w:p w14:paraId="35C82B57" w14:textId="77777777" w:rsidR="001D5C99" w:rsidRPr="008D58C0" w:rsidRDefault="001D5C99" w:rsidP="008D58C0">
      <w:pPr>
        <w:spacing w:after="0" w:line="240" w:lineRule="auto"/>
        <w:rPr>
          <w:sz w:val="21"/>
          <w:szCs w:val="21"/>
        </w:rPr>
      </w:pPr>
      <w:r w:rsidRPr="008D58C0">
        <w:rPr>
          <w:sz w:val="21"/>
          <w:szCs w:val="21"/>
        </w:rPr>
        <w:lastRenderedPageBreak/>
        <w:t>Prefer not to respond</w:t>
      </w:r>
    </w:p>
    <w:p w14:paraId="726E45A9" w14:textId="29581FC2" w:rsidR="001D5C99" w:rsidRDefault="001D5C99" w:rsidP="001D5C99">
      <w:pPr>
        <w:pStyle w:val="ListParagraph"/>
        <w:rPr>
          <w:rFonts w:cstheme="minorHAnsi"/>
          <w:b/>
          <w:sz w:val="21"/>
          <w:szCs w:val="21"/>
        </w:rPr>
      </w:pPr>
    </w:p>
    <w:p w14:paraId="34C714CB" w14:textId="547575E1" w:rsidR="00592C6E" w:rsidRDefault="00592C6E" w:rsidP="001D5C99">
      <w:pPr>
        <w:pStyle w:val="ListParagraph"/>
        <w:rPr>
          <w:rFonts w:cstheme="minorHAnsi"/>
          <w:b/>
          <w:sz w:val="21"/>
          <w:szCs w:val="21"/>
        </w:rPr>
      </w:pPr>
    </w:p>
    <w:p w14:paraId="3938132D" w14:textId="37448867" w:rsidR="00592C6E" w:rsidRDefault="00592C6E" w:rsidP="001D5C99">
      <w:pPr>
        <w:pStyle w:val="ListParagraph"/>
        <w:rPr>
          <w:rFonts w:cstheme="minorHAnsi"/>
          <w:b/>
          <w:sz w:val="21"/>
          <w:szCs w:val="21"/>
        </w:rPr>
      </w:pPr>
    </w:p>
    <w:p w14:paraId="5B31B633" w14:textId="1D27BA1E" w:rsidR="00592C6E" w:rsidRDefault="00592C6E" w:rsidP="001D5C99">
      <w:pPr>
        <w:pStyle w:val="ListParagraph"/>
        <w:rPr>
          <w:rFonts w:cstheme="minorHAnsi"/>
          <w:b/>
          <w:sz w:val="21"/>
          <w:szCs w:val="21"/>
        </w:rPr>
      </w:pPr>
    </w:p>
    <w:p w14:paraId="181BC07B" w14:textId="7BB3EF45" w:rsidR="00592C6E" w:rsidRDefault="00592C6E" w:rsidP="001D5C99">
      <w:pPr>
        <w:pStyle w:val="ListParagraph"/>
        <w:rPr>
          <w:rFonts w:cstheme="minorHAnsi"/>
          <w:b/>
          <w:sz w:val="21"/>
          <w:szCs w:val="21"/>
        </w:rPr>
      </w:pPr>
    </w:p>
    <w:p w14:paraId="40EF19EF" w14:textId="60F02A5D" w:rsidR="00592C6E" w:rsidRDefault="00592C6E" w:rsidP="001D5C99">
      <w:pPr>
        <w:pStyle w:val="ListParagraph"/>
        <w:rPr>
          <w:rFonts w:cstheme="minorHAnsi"/>
          <w:b/>
          <w:sz w:val="21"/>
          <w:szCs w:val="21"/>
        </w:rPr>
      </w:pPr>
    </w:p>
    <w:p w14:paraId="7896137D" w14:textId="77777777" w:rsidR="00592C6E" w:rsidRDefault="00592C6E" w:rsidP="001D5C99">
      <w:pPr>
        <w:pStyle w:val="ListParagraph"/>
        <w:rPr>
          <w:rFonts w:cstheme="minorHAnsi"/>
          <w:b/>
          <w:sz w:val="21"/>
          <w:szCs w:val="21"/>
        </w:rPr>
      </w:pPr>
    </w:p>
    <w:p w14:paraId="5E5961C1" w14:textId="260814A3" w:rsidR="00592C6E" w:rsidRDefault="00592C6E" w:rsidP="001D5C99">
      <w:pPr>
        <w:pStyle w:val="ListParagraph"/>
        <w:rPr>
          <w:rFonts w:cstheme="minorHAnsi"/>
          <w:b/>
          <w:sz w:val="21"/>
          <w:szCs w:val="21"/>
        </w:rPr>
      </w:pPr>
    </w:p>
    <w:p w14:paraId="1F0C7DCB" w14:textId="3D42A0A6" w:rsidR="00592C6E" w:rsidRDefault="00592C6E" w:rsidP="001D5C99">
      <w:pPr>
        <w:pStyle w:val="ListParagraph"/>
        <w:rPr>
          <w:rFonts w:cstheme="minorHAnsi"/>
          <w:b/>
          <w:sz w:val="21"/>
          <w:szCs w:val="21"/>
        </w:rPr>
      </w:pPr>
    </w:p>
    <w:p w14:paraId="4019DA38" w14:textId="3AD56EFC" w:rsidR="00592C6E" w:rsidRDefault="00592C6E" w:rsidP="001D5C99">
      <w:pPr>
        <w:pStyle w:val="ListParagraph"/>
        <w:rPr>
          <w:rFonts w:cstheme="minorHAnsi"/>
          <w:b/>
          <w:sz w:val="21"/>
          <w:szCs w:val="21"/>
        </w:rPr>
      </w:pPr>
    </w:p>
    <w:p w14:paraId="290F8ED1" w14:textId="77777777" w:rsidR="00592C6E" w:rsidRDefault="00592C6E" w:rsidP="001D5C99">
      <w:pPr>
        <w:pStyle w:val="ListParagraph"/>
        <w:rPr>
          <w:rFonts w:cstheme="minorHAnsi"/>
          <w:b/>
          <w:sz w:val="21"/>
          <w:szCs w:val="21"/>
        </w:rPr>
      </w:pPr>
    </w:p>
    <w:p w14:paraId="2FD39008" w14:textId="77777777" w:rsidR="00D608CE" w:rsidRPr="0043182F" w:rsidRDefault="00D608CE" w:rsidP="00D608CE">
      <w:pPr>
        <w:spacing w:after="0" w:line="240" w:lineRule="auto"/>
        <w:rPr>
          <w:rFonts w:ascii="Calibri" w:hAnsi="Calibri" w:cs="Calibri"/>
          <w:b/>
          <w:sz w:val="21"/>
          <w:szCs w:val="21"/>
          <w:u w:val="single"/>
          <w:lang w:val="en-US"/>
        </w:rPr>
      </w:pPr>
      <w:r w:rsidRPr="0043182F">
        <w:rPr>
          <w:rFonts w:ascii="Calibri" w:hAnsi="Calibri" w:cs="Calibri"/>
          <w:b/>
          <w:sz w:val="21"/>
          <w:szCs w:val="21"/>
          <w:u w:val="single"/>
          <w:lang w:val="en-US"/>
        </w:rPr>
        <w:t>DEMOGRAPHICS</w:t>
      </w:r>
    </w:p>
    <w:p w14:paraId="62494E22" w14:textId="585107AA" w:rsidR="00D608CE" w:rsidRDefault="00D608CE" w:rsidP="00D608CE">
      <w:pPr>
        <w:spacing w:after="0" w:line="240" w:lineRule="auto"/>
        <w:rPr>
          <w:rFonts w:ascii="Calibri" w:hAnsi="Calibri" w:cs="Calibri"/>
          <w:i/>
          <w:sz w:val="21"/>
          <w:szCs w:val="21"/>
          <w:lang w:val="en-US"/>
        </w:rPr>
      </w:pPr>
      <w:r w:rsidRPr="0043182F">
        <w:rPr>
          <w:rFonts w:ascii="Calibri" w:hAnsi="Calibri" w:cs="Calibri"/>
          <w:i/>
          <w:sz w:val="21"/>
          <w:szCs w:val="21"/>
          <w:lang w:val="en-US"/>
        </w:rPr>
        <w:t xml:space="preserve">We would like a little information about you that will help us analyze the results of this survey. Please be assured that your individual responses are anonymous and will only be reported in aggregate form. </w:t>
      </w:r>
    </w:p>
    <w:p w14:paraId="379FEFFB" w14:textId="77777777" w:rsidR="00772811" w:rsidRPr="0043182F" w:rsidRDefault="00772811" w:rsidP="00D608CE">
      <w:pPr>
        <w:spacing w:after="0" w:line="240" w:lineRule="auto"/>
        <w:rPr>
          <w:rFonts w:ascii="Calibri" w:hAnsi="Calibri" w:cs="Calibri"/>
          <w:i/>
          <w:sz w:val="21"/>
          <w:szCs w:val="21"/>
          <w:lang w:val="en-US"/>
        </w:rPr>
      </w:pPr>
      <w:bookmarkStart w:id="2" w:name="_GoBack"/>
      <w:bookmarkEnd w:id="2"/>
    </w:p>
    <w:p w14:paraId="43240BE6" w14:textId="706F1594" w:rsidR="006546B1" w:rsidRPr="0045326E" w:rsidRDefault="006546B1" w:rsidP="00326C18">
      <w:pPr>
        <w:pStyle w:val="ListParagraph"/>
        <w:numPr>
          <w:ilvl w:val="0"/>
          <w:numId w:val="35"/>
        </w:numPr>
        <w:spacing w:after="0" w:line="240" w:lineRule="auto"/>
        <w:rPr>
          <w:rFonts w:cstheme="minorHAnsi"/>
          <w:iCs/>
          <w:sz w:val="21"/>
          <w:szCs w:val="21"/>
          <w:lang w:val="en-US"/>
        </w:rPr>
      </w:pPr>
      <w:r>
        <w:rPr>
          <w:sz w:val="21"/>
          <w:szCs w:val="21"/>
        </w:rPr>
        <w:t xml:space="preserve">On a </w:t>
      </w:r>
      <w:r w:rsidR="00482ABA">
        <w:rPr>
          <w:sz w:val="21"/>
          <w:szCs w:val="21"/>
        </w:rPr>
        <w:t>0</w:t>
      </w:r>
      <w:r>
        <w:rPr>
          <w:sz w:val="21"/>
          <w:szCs w:val="21"/>
        </w:rPr>
        <w:t xml:space="preserve"> to 10 scale, how would you rate the following aspects of your health overall?</w:t>
      </w:r>
    </w:p>
    <w:p w14:paraId="58E943E1" w14:textId="77777777" w:rsidR="006546B1" w:rsidRPr="0045326E" w:rsidRDefault="006546B1" w:rsidP="006546B1">
      <w:pPr>
        <w:spacing w:after="0" w:line="240" w:lineRule="auto"/>
        <w:rPr>
          <w:rFonts w:cstheme="minorHAnsi"/>
          <w:iCs/>
          <w:sz w:val="21"/>
          <w:szCs w:val="21"/>
          <w:lang w:val="en-US"/>
        </w:rPr>
      </w:pPr>
    </w:p>
    <w:tbl>
      <w:tblPr>
        <w:tblStyle w:val="LightGrid-Accent11"/>
        <w:tblW w:w="11113" w:type="dxa"/>
        <w:tblLook w:val="04A0" w:firstRow="1" w:lastRow="0" w:firstColumn="1" w:lastColumn="0" w:noHBand="0" w:noVBand="1"/>
      </w:tblPr>
      <w:tblGrid>
        <w:gridCol w:w="2960"/>
        <w:gridCol w:w="2224"/>
        <w:gridCol w:w="478"/>
        <w:gridCol w:w="477"/>
        <w:gridCol w:w="477"/>
        <w:gridCol w:w="477"/>
        <w:gridCol w:w="477"/>
        <w:gridCol w:w="477"/>
        <w:gridCol w:w="477"/>
        <w:gridCol w:w="477"/>
        <w:gridCol w:w="477"/>
        <w:gridCol w:w="1635"/>
      </w:tblGrid>
      <w:tr w:rsidR="00482ABA" w:rsidRPr="00315320" w14:paraId="0F127E60" w14:textId="77777777" w:rsidTr="00D45273">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tcPr>
          <w:p w14:paraId="07DDF9F7" w14:textId="77777777" w:rsidR="00482ABA" w:rsidRPr="00315320" w:rsidRDefault="00482ABA" w:rsidP="00925E69">
            <w:pPr>
              <w:pStyle w:val="ListParagraph"/>
              <w:spacing w:after="0" w:line="240" w:lineRule="auto"/>
              <w:ind w:left="0"/>
              <w:jc w:val="center"/>
              <w:rPr>
                <w:b w:val="0"/>
                <w:bCs w:val="0"/>
                <w:sz w:val="18"/>
                <w:szCs w:val="18"/>
              </w:rPr>
            </w:pPr>
          </w:p>
        </w:tc>
        <w:tc>
          <w:tcPr>
            <w:tcW w:w="0" w:type="auto"/>
            <w:vAlign w:val="center"/>
          </w:tcPr>
          <w:p w14:paraId="0EDFC9EB" w14:textId="77777777"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Not good at all</w:t>
            </w:r>
          </w:p>
          <w:p w14:paraId="21BF417A" w14:textId="3A52002F"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0</w:t>
            </w:r>
          </w:p>
        </w:tc>
        <w:tc>
          <w:tcPr>
            <w:tcW w:w="0" w:type="auto"/>
            <w:vAlign w:val="center"/>
          </w:tcPr>
          <w:p w14:paraId="6EE4A6BA" w14:textId="7B700E98"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1</w:t>
            </w:r>
          </w:p>
        </w:tc>
        <w:tc>
          <w:tcPr>
            <w:tcW w:w="0" w:type="auto"/>
            <w:vAlign w:val="center"/>
          </w:tcPr>
          <w:p w14:paraId="320163B6" w14:textId="5DC66C41"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2</w:t>
            </w:r>
          </w:p>
        </w:tc>
        <w:tc>
          <w:tcPr>
            <w:tcW w:w="0" w:type="auto"/>
            <w:vAlign w:val="center"/>
          </w:tcPr>
          <w:p w14:paraId="7A5B1588" w14:textId="77777777"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3</w:t>
            </w:r>
          </w:p>
        </w:tc>
        <w:tc>
          <w:tcPr>
            <w:tcW w:w="0" w:type="auto"/>
            <w:vAlign w:val="center"/>
          </w:tcPr>
          <w:p w14:paraId="1355E923" w14:textId="77777777"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4</w:t>
            </w:r>
          </w:p>
        </w:tc>
        <w:tc>
          <w:tcPr>
            <w:tcW w:w="0" w:type="auto"/>
            <w:vAlign w:val="center"/>
          </w:tcPr>
          <w:p w14:paraId="61DD9863" w14:textId="77777777"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5</w:t>
            </w:r>
          </w:p>
        </w:tc>
        <w:tc>
          <w:tcPr>
            <w:tcW w:w="0" w:type="auto"/>
            <w:vAlign w:val="center"/>
          </w:tcPr>
          <w:p w14:paraId="0D2C0268" w14:textId="77777777"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6</w:t>
            </w:r>
          </w:p>
        </w:tc>
        <w:tc>
          <w:tcPr>
            <w:tcW w:w="0" w:type="auto"/>
            <w:vAlign w:val="center"/>
          </w:tcPr>
          <w:p w14:paraId="6C650D98" w14:textId="77777777"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7</w:t>
            </w:r>
          </w:p>
        </w:tc>
        <w:tc>
          <w:tcPr>
            <w:tcW w:w="0" w:type="auto"/>
            <w:vAlign w:val="center"/>
          </w:tcPr>
          <w:p w14:paraId="7BC77ACC" w14:textId="77777777"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8</w:t>
            </w:r>
          </w:p>
        </w:tc>
        <w:tc>
          <w:tcPr>
            <w:tcW w:w="0" w:type="auto"/>
            <w:vAlign w:val="center"/>
          </w:tcPr>
          <w:p w14:paraId="29A0FFA7" w14:textId="18D3E6D6"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9</w:t>
            </w:r>
          </w:p>
        </w:tc>
        <w:tc>
          <w:tcPr>
            <w:tcW w:w="0" w:type="auto"/>
            <w:vAlign w:val="center"/>
          </w:tcPr>
          <w:p w14:paraId="744287B2" w14:textId="54647413"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Very good</w:t>
            </w:r>
          </w:p>
          <w:p w14:paraId="6D3B17F2" w14:textId="7C45A31D" w:rsidR="00482ABA" w:rsidRPr="00D45273" w:rsidRDefault="00482ABA" w:rsidP="00D45273">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sz w:val="21"/>
                <w:szCs w:val="21"/>
              </w:rPr>
            </w:pPr>
            <w:r w:rsidRPr="00D45273">
              <w:rPr>
                <w:sz w:val="21"/>
                <w:szCs w:val="21"/>
              </w:rPr>
              <w:t>10</w:t>
            </w:r>
          </w:p>
        </w:tc>
      </w:tr>
      <w:tr w:rsidR="00482ABA" w:rsidRPr="00315320" w14:paraId="0AA344C0" w14:textId="77777777" w:rsidTr="00482ABA">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tcPr>
          <w:p w14:paraId="5386EC3C" w14:textId="39D6D920" w:rsidR="00482ABA" w:rsidRPr="00482ABA" w:rsidRDefault="00482ABA" w:rsidP="00482ABA">
            <w:pPr>
              <w:tabs>
                <w:tab w:val="num" w:pos="270"/>
              </w:tabs>
              <w:spacing w:after="0" w:line="240" w:lineRule="auto"/>
              <w:rPr>
                <w:rFonts w:cstheme="minorHAnsi"/>
                <w:bCs w:val="0"/>
                <w:iCs/>
                <w:sz w:val="21"/>
                <w:szCs w:val="21"/>
                <w:lang w:val="en-US"/>
              </w:rPr>
            </w:pPr>
            <w:r w:rsidRPr="00984C38">
              <w:rPr>
                <w:rFonts w:cstheme="minorHAnsi"/>
                <w:b w:val="0"/>
                <w:iCs/>
                <w:sz w:val="21"/>
                <w:szCs w:val="21"/>
                <w:lang w:val="en-US"/>
              </w:rPr>
              <w:t>My physical health</w:t>
            </w:r>
          </w:p>
        </w:tc>
        <w:tc>
          <w:tcPr>
            <w:tcW w:w="0" w:type="auto"/>
          </w:tcPr>
          <w:p w14:paraId="55D38831"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7A219EF2" w14:textId="4B995EB8"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76DBB25B"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6556446B"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398BA459"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3D2CBE41"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788B87DF"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1BE86210"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3D06B097"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44B17436"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0" w:type="auto"/>
          </w:tcPr>
          <w:p w14:paraId="66C40FE9"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r>
      <w:tr w:rsidR="00482ABA" w:rsidRPr="00315320" w14:paraId="2CE64A79" w14:textId="77777777" w:rsidTr="00482ABA">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shd w:val="clear" w:color="auto" w:fill="D3DFEE" w:themeFill="accent1" w:themeFillTint="3F"/>
          </w:tcPr>
          <w:p w14:paraId="34912AD4" w14:textId="03C679AE" w:rsidR="00482ABA" w:rsidRPr="00984C38" w:rsidRDefault="00482ABA" w:rsidP="00925E69">
            <w:pPr>
              <w:tabs>
                <w:tab w:val="num" w:pos="270"/>
              </w:tabs>
              <w:spacing w:after="0" w:line="240" w:lineRule="auto"/>
              <w:rPr>
                <w:rFonts w:cstheme="minorHAnsi"/>
                <w:b w:val="0"/>
                <w:iCs/>
                <w:sz w:val="21"/>
                <w:szCs w:val="21"/>
                <w:lang w:val="en-US"/>
              </w:rPr>
            </w:pPr>
            <w:r w:rsidRPr="00984C38">
              <w:rPr>
                <w:rFonts w:cstheme="minorHAnsi"/>
                <w:b w:val="0"/>
                <w:iCs/>
                <w:sz w:val="21"/>
                <w:szCs w:val="21"/>
                <w:lang w:val="en-US"/>
              </w:rPr>
              <w:t>My mental health</w:t>
            </w:r>
          </w:p>
        </w:tc>
        <w:tc>
          <w:tcPr>
            <w:tcW w:w="0" w:type="auto"/>
          </w:tcPr>
          <w:p w14:paraId="477DB0E9"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4024DFE2" w14:textId="1A68F4A2"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61ADA4E9"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5D9C673E"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5431A53E"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0F9D0EB2"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17498DF8"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7BD82B9F"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2F0E6C5F"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57604ADB"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2424A54D"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00482ABA" w:rsidRPr="00315320" w14:paraId="17595FC0" w14:textId="77777777" w:rsidTr="00482ABA">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tcPr>
          <w:p w14:paraId="19C3D315" w14:textId="7D3A0AF6" w:rsidR="00482ABA" w:rsidRPr="00482ABA" w:rsidRDefault="00482ABA" w:rsidP="00925E69">
            <w:pPr>
              <w:tabs>
                <w:tab w:val="num" w:pos="270"/>
              </w:tabs>
              <w:spacing w:after="0" w:line="240" w:lineRule="auto"/>
              <w:rPr>
                <w:rFonts w:cstheme="minorHAnsi"/>
                <w:bCs w:val="0"/>
                <w:iCs/>
                <w:sz w:val="21"/>
                <w:szCs w:val="21"/>
                <w:lang w:val="en-US"/>
              </w:rPr>
            </w:pPr>
            <w:r w:rsidRPr="00984C38">
              <w:rPr>
                <w:rFonts w:cstheme="minorHAnsi"/>
                <w:b w:val="0"/>
                <w:iCs/>
                <w:sz w:val="21"/>
                <w:szCs w:val="21"/>
                <w:lang w:val="en-US"/>
              </w:rPr>
              <w:t>My emotional health</w:t>
            </w:r>
          </w:p>
        </w:tc>
        <w:tc>
          <w:tcPr>
            <w:tcW w:w="0" w:type="auto"/>
          </w:tcPr>
          <w:p w14:paraId="48E700C9"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08859F47" w14:textId="007CA588"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093C27AF"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63CB2396"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0321287B"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2A1ABB3F"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5E8E1B15"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0CB1D225"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1CD77CEE"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11E085BD"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0" w:type="auto"/>
          </w:tcPr>
          <w:p w14:paraId="6D775DE1" w14:textId="77777777" w:rsidR="00482ABA" w:rsidRPr="00315320" w:rsidRDefault="00482ABA" w:rsidP="00925E69">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00482ABA" w:rsidRPr="00315320" w14:paraId="360177A8" w14:textId="77777777" w:rsidTr="00482ABA">
        <w:trPr>
          <w:cnfStyle w:val="000000010000" w:firstRow="0" w:lastRow="0" w:firstColumn="0" w:lastColumn="0" w:oddVBand="0" w:evenVBand="0" w:oddHBand="0" w:evenHBand="1"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shd w:val="clear" w:color="auto" w:fill="D3DFEE" w:themeFill="accent1" w:themeFillTint="3F"/>
          </w:tcPr>
          <w:p w14:paraId="5ABB0883" w14:textId="1C35DB01" w:rsidR="00482ABA" w:rsidRPr="00984C38" w:rsidRDefault="00482ABA" w:rsidP="00925E69">
            <w:pPr>
              <w:tabs>
                <w:tab w:val="num" w:pos="270"/>
              </w:tabs>
              <w:spacing w:after="0" w:line="240" w:lineRule="auto"/>
              <w:rPr>
                <w:rFonts w:cstheme="minorHAnsi"/>
                <w:b w:val="0"/>
                <w:iCs/>
                <w:sz w:val="21"/>
                <w:szCs w:val="21"/>
                <w:lang w:val="en-US"/>
              </w:rPr>
            </w:pPr>
            <w:r w:rsidRPr="00984C38">
              <w:rPr>
                <w:rFonts w:cstheme="minorHAnsi"/>
                <w:b w:val="0"/>
                <w:iCs/>
                <w:sz w:val="21"/>
                <w:szCs w:val="21"/>
                <w:lang w:val="en-US"/>
              </w:rPr>
              <w:t>My financial health</w:t>
            </w:r>
          </w:p>
        </w:tc>
        <w:tc>
          <w:tcPr>
            <w:tcW w:w="0" w:type="auto"/>
          </w:tcPr>
          <w:p w14:paraId="1AEA1E63"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54427988" w14:textId="52016770"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153D3E7C"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6992D9FC"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41C18891"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38A0EB5B"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1071E33E"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7C278B8D"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14218BBF"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65FAEB09"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0" w:type="auto"/>
          </w:tcPr>
          <w:p w14:paraId="6617B180" w14:textId="77777777" w:rsidR="00482ABA" w:rsidRPr="00315320" w:rsidRDefault="00482ABA" w:rsidP="00925E69">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bl>
    <w:p w14:paraId="16B668B1" w14:textId="690D81D7" w:rsidR="0019710E" w:rsidRDefault="0019710E" w:rsidP="00D379DC">
      <w:pPr>
        <w:spacing w:after="0" w:line="240" w:lineRule="auto"/>
        <w:rPr>
          <w:rFonts w:ascii="Calibri" w:hAnsi="Calibri" w:cs="Calibri"/>
          <w:b/>
          <w:sz w:val="21"/>
          <w:szCs w:val="21"/>
          <w:u w:val="single"/>
          <w:lang w:val="en-US"/>
        </w:rPr>
      </w:pPr>
    </w:p>
    <w:p w14:paraId="6D5904A5" w14:textId="77777777" w:rsidR="00592C6E" w:rsidRDefault="00592C6E" w:rsidP="00592C6E">
      <w:pPr>
        <w:spacing w:after="0" w:line="240" w:lineRule="auto"/>
        <w:rPr>
          <w:rFonts w:cstheme="minorHAnsi"/>
          <w:sz w:val="21"/>
          <w:szCs w:val="21"/>
        </w:rPr>
      </w:pPr>
    </w:p>
    <w:p w14:paraId="0B141CEA" w14:textId="77777777" w:rsidR="00592C6E" w:rsidRPr="009E67A6" w:rsidRDefault="00592C6E" w:rsidP="00592C6E">
      <w:pPr>
        <w:pStyle w:val="ListParagraph"/>
        <w:numPr>
          <w:ilvl w:val="0"/>
          <w:numId w:val="2"/>
        </w:numPr>
        <w:spacing w:after="0" w:line="240" w:lineRule="auto"/>
        <w:rPr>
          <w:rFonts w:cstheme="minorHAnsi"/>
          <w:sz w:val="21"/>
          <w:szCs w:val="21"/>
          <w:highlight w:val="green"/>
        </w:rPr>
      </w:pPr>
      <w:r w:rsidRPr="009E67A6">
        <w:rPr>
          <w:rFonts w:cstheme="minorHAnsi"/>
          <w:sz w:val="21"/>
          <w:szCs w:val="21"/>
          <w:highlight w:val="green"/>
        </w:rPr>
        <w:t xml:space="preserve">Which of the </w:t>
      </w:r>
      <w:r w:rsidRPr="009E67A6">
        <w:rPr>
          <w:rFonts w:cstheme="minorHAnsi"/>
          <w:color w:val="000000" w:themeColor="text1"/>
          <w:sz w:val="21"/>
          <w:szCs w:val="21"/>
          <w:highlight w:val="green"/>
        </w:rPr>
        <w:t>following</w:t>
      </w:r>
      <w:r w:rsidRPr="009E67A6">
        <w:rPr>
          <w:rFonts w:cstheme="minorHAnsi"/>
          <w:sz w:val="21"/>
          <w:szCs w:val="21"/>
          <w:highlight w:val="green"/>
        </w:rPr>
        <w:t xml:space="preserve"> best describes your relationship status? </w:t>
      </w:r>
    </w:p>
    <w:p w14:paraId="1DA5F0EF" w14:textId="77777777" w:rsidR="00592C6E" w:rsidRPr="007743C1" w:rsidRDefault="00592C6E" w:rsidP="00592C6E">
      <w:pPr>
        <w:pStyle w:val="ListParagraph"/>
        <w:numPr>
          <w:ilvl w:val="0"/>
          <w:numId w:val="5"/>
        </w:numPr>
        <w:spacing w:after="0" w:line="240" w:lineRule="auto"/>
        <w:rPr>
          <w:rFonts w:cstheme="minorHAnsi"/>
          <w:sz w:val="21"/>
          <w:szCs w:val="21"/>
        </w:rPr>
      </w:pPr>
      <w:r w:rsidRPr="007743C1">
        <w:rPr>
          <w:rFonts w:cstheme="minorHAnsi"/>
          <w:sz w:val="21"/>
          <w:szCs w:val="21"/>
        </w:rPr>
        <w:t>Married</w:t>
      </w:r>
    </w:p>
    <w:p w14:paraId="0218D5F2" w14:textId="77777777" w:rsidR="00592C6E" w:rsidRPr="007743C1" w:rsidRDefault="00592C6E" w:rsidP="00592C6E">
      <w:pPr>
        <w:pStyle w:val="ListParagraph"/>
        <w:numPr>
          <w:ilvl w:val="0"/>
          <w:numId w:val="5"/>
        </w:numPr>
        <w:spacing w:after="0" w:line="240" w:lineRule="auto"/>
        <w:rPr>
          <w:rFonts w:cstheme="minorHAnsi"/>
          <w:sz w:val="21"/>
          <w:szCs w:val="21"/>
        </w:rPr>
      </w:pPr>
      <w:r w:rsidRPr="007743C1">
        <w:rPr>
          <w:rFonts w:cstheme="minorHAnsi"/>
          <w:sz w:val="21"/>
          <w:szCs w:val="21"/>
        </w:rPr>
        <w:t>Co-habiting/common law</w:t>
      </w:r>
    </w:p>
    <w:p w14:paraId="0DD46595" w14:textId="77777777" w:rsidR="00592C6E" w:rsidRPr="007743C1" w:rsidRDefault="00592C6E" w:rsidP="00592C6E">
      <w:pPr>
        <w:pStyle w:val="ListParagraph"/>
        <w:numPr>
          <w:ilvl w:val="0"/>
          <w:numId w:val="5"/>
        </w:numPr>
        <w:spacing w:after="0" w:line="240" w:lineRule="auto"/>
        <w:rPr>
          <w:rFonts w:cstheme="minorHAnsi"/>
          <w:sz w:val="21"/>
          <w:szCs w:val="21"/>
        </w:rPr>
      </w:pPr>
      <w:r w:rsidRPr="007743C1">
        <w:rPr>
          <w:rFonts w:cstheme="minorHAnsi"/>
          <w:sz w:val="21"/>
          <w:szCs w:val="21"/>
        </w:rPr>
        <w:t xml:space="preserve">Single, never married </w:t>
      </w:r>
    </w:p>
    <w:p w14:paraId="2849AF3E" w14:textId="77777777" w:rsidR="00592C6E" w:rsidRPr="007743C1" w:rsidRDefault="00592C6E" w:rsidP="00592C6E">
      <w:pPr>
        <w:pStyle w:val="ListParagraph"/>
        <w:numPr>
          <w:ilvl w:val="0"/>
          <w:numId w:val="5"/>
        </w:numPr>
        <w:spacing w:after="0" w:line="240" w:lineRule="auto"/>
        <w:rPr>
          <w:rFonts w:cstheme="minorHAnsi"/>
          <w:sz w:val="21"/>
          <w:szCs w:val="21"/>
        </w:rPr>
      </w:pPr>
      <w:r w:rsidRPr="007743C1">
        <w:rPr>
          <w:rFonts w:cstheme="minorHAnsi"/>
          <w:sz w:val="21"/>
          <w:szCs w:val="21"/>
        </w:rPr>
        <w:t xml:space="preserve">Divorced / Separated </w:t>
      </w:r>
    </w:p>
    <w:p w14:paraId="2DD4AB27" w14:textId="77777777" w:rsidR="00592C6E" w:rsidRPr="007743C1" w:rsidRDefault="00592C6E" w:rsidP="00592C6E">
      <w:pPr>
        <w:pStyle w:val="ListParagraph"/>
        <w:numPr>
          <w:ilvl w:val="0"/>
          <w:numId w:val="5"/>
        </w:numPr>
        <w:spacing w:after="0" w:line="240" w:lineRule="auto"/>
        <w:rPr>
          <w:rFonts w:cstheme="minorHAnsi"/>
          <w:sz w:val="21"/>
          <w:szCs w:val="21"/>
        </w:rPr>
      </w:pPr>
      <w:r w:rsidRPr="007743C1">
        <w:rPr>
          <w:rFonts w:cstheme="minorHAnsi"/>
          <w:sz w:val="21"/>
          <w:szCs w:val="21"/>
        </w:rPr>
        <w:t xml:space="preserve">Widowed </w:t>
      </w:r>
    </w:p>
    <w:p w14:paraId="52B6B189" w14:textId="77777777" w:rsidR="00592C6E" w:rsidRPr="007743C1" w:rsidRDefault="00592C6E" w:rsidP="00592C6E">
      <w:pPr>
        <w:pStyle w:val="ListParagraph"/>
        <w:numPr>
          <w:ilvl w:val="0"/>
          <w:numId w:val="5"/>
        </w:numPr>
        <w:spacing w:after="0" w:line="240" w:lineRule="auto"/>
        <w:rPr>
          <w:rFonts w:cstheme="minorHAnsi"/>
          <w:sz w:val="21"/>
          <w:szCs w:val="21"/>
        </w:rPr>
      </w:pPr>
      <w:r w:rsidRPr="007743C1">
        <w:rPr>
          <w:rFonts w:cstheme="minorHAnsi"/>
          <w:sz w:val="21"/>
          <w:szCs w:val="21"/>
        </w:rPr>
        <w:t>Prefer not to respond</w:t>
      </w:r>
    </w:p>
    <w:p w14:paraId="45C5C1B7" w14:textId="77777777" w:rsidR="00592C6E" w:rsidRDefault="00592C6E" w:rsidP="00592C6E">
      <w:pPr>
        <w:spacing w:after="0" w:line="240" w:lineRule="auto"/>
        <w:rPr>
          <w:rFonts w:cstheme="minorHAnsi"/>
          <w:sz w:val="21"/>
          <w:szCs w:val="21"/>
        </w:rPr>
      </w:pPr>
    </w:p>
    <w:p w14:paraId="4EA5675D" w14:textId="77777777" w:rsidR="00592C6E" w:rsidRPr="009E67A6" w:rsidRDefault="00592C6E" w:rsidP="00592C6E">
      <w:pPr>
        <w:pStyle w:val="ListParagraph"/>
        <w:numPr>
          <w:ilvl w:val="0"/>
          <w:numId w:val="2"/>
        </w:numPr>
        <w:tabs>
          <w:tab w:val="num" w:pos="450"/>
        </w:tabs>
        <w:spacing w:after="0" w:line="240" w:lineRule="auto"/>
        <w:rPr>
          <w:rFonts w:cstheme="minorHAnsi"/>
          <w:sz w:val="21"/>
          <w:szCs w:val="21"/>
          <w:highlight w:val="green"/>
        </w:rPr>
      </w:pPr>
      <w:r w:rsidRPr="009E67A6">
        <w:rPr>
          <w:rFonts w:cstheme="minorHAnsi"/>
          <w:b/>
          <w:sz w:val="21"/>
          <w:szCs w:val="21"/>
          <w:highlight w:val="green"/>
        </w:rPr>
        <w:t>[IF MARRIED/COHABITATING]</w:t>
      </w:r>
      <w:r w:rsidRPr="009E67A6">
        <w:rPr>
          <w:rFonts w:cstheme="minorHAnsi"/>
          <w:sz w:val="21"/>
          <w:szCs w:val="21"/>
          <w:highlight w:val="green"/>
        </w:rPr>
        <w:t xml:space="preserve"> Which of the following categories best describes the total value of your household financial investments, such as stocks, bonds, savings, GICs, mutual funds, ETFs, RRSPs and TFSAs? </w:t>
      </w:r>
    </w:p>
    <w:p w14:paraId="3A7B4B7A" w14:textId="77777777" w:rsidR="00592C6E" w:rsidRPr="009E67A6" w:rsidRDefault="00592C6E" w:rsidP="00592C6E">
      <w:pPr>
        <w:pStyle w:val="ListParagraph"/>
        <w:spacing w:after="0" w:line="240" w:lineRule="auto"/>
        <w:ind w:left="360"/>
        <w:rPr>
          <w:rFonts w:cstheme="minorHAnsi"/>
          <w:b/>
          <w:sz w:val="21"/>
          <w:szCs w:val="21"/>
          <w:highlight w:val="green"/>
        </w:rPr>
      </w:pPr>
      <w:r w:rsidRPr="009E67A6">
        <w:rPr>
          <w:rFonts w:cstheme="minorHAnsi"/>
          <w:b/>
          <w:sz w:val="21"/>
          <w:szCs w:val="21"/>
          <w:highlight w:val="green"/>
        </w:rPr>
        <w:t>[EXCLUDING THE VALUE OF ANY REAL ESTATE OR BUSINESS HOLDINGS].</w:t>
      </w:r>
    </w:p>
    <w:p w14:paraId="270B685B" w14:textId="77777777" w:rsidR="00592C6E" w:rsidRPr="009E67A6" w:rsidRDefault="00592C6E" w:rsidP="00592C6E">
      <w:pPr>
        <w:pStyle w:val="ListParagraph"/>
        <w:spacing w:after="0" w:line="240" w:lineRule="auto"/>
        <w:ind w:left="360"/>
        <w:rPr>
          <w:rFonts w:cstheme="minorHAnsi"/>
          <w:sz w:val="21"/>
          <w:szCs w:val="21"/>
          <w:highlight w:val="green"/>
        </w:rPr>
      </w:pPr>
      <w:r w:rsidRPr="009E67A6">
        <w:rPr>
          <w:rFonts w:cstheme="minorHAnsi"/>
          <w:b/>
          <w:sz w:val="21"/>
          <w:szCs w:val="21"/>
          <w:highlight w:val="green"/>
        </w:rPr>
        <w:t>[ALL OTHERS]</w:t>
      </w:r>
      <w:r w:rsidRPr="009E67A6">
        <w:rPr>
          <w:rFonts w:cstheme="minorHAnsi"/>
          <w:sz w:val="21"/>
          <w:szCs w:val="21"/>
          <w:highlight w:val="green"/>
        </w:rPr>
        <w:t xml:space="preserve"> Which of the following categories best describes the total value of your personal financial investments, such as stocks, bonds, savings, GICs, mutual funds, ETFs, RRSPs and TFSAs? </w:t>
      </w:r>
    </w:p>
    <w:p w14:paraId="7BAF2726" w14:textId="77777777" w:rsidR="00592C6E" w:rsidRPr="007743C1" w:rsidRDefault="00592C6E" w:rsidP="00592C6E">
      <w:pPr>
        <w:pStyle w:val="ListParagraph"/>
        <w:spacing w:after="0" w:line="240" w:lineRule="auto"/>
        <w:ind w:left="360"/>
        <w:rPr>
          <w:rFonts w:cstheme="minorHAnsi"/>
          <w:sz w:val="21"/>
          <w:szCs w:val="21"/>
        </w:rPr>
      </w:pPr>
      <w:r w:rsidRPr="009E67A6">
        <w:rPr>
          <w:rFonts w:cstheme="minorHAnsi"/>
          <w:b/>
          <w:sz w:val="21"/>
          <w:szCs w:val="21"/>
          <w:highlight w:val="green"/>
        </w:rPr>
        <w:t>[EXCLUDING THE VALUE OF ANY REAL ESTATE OR BUSINESS HOLDINGS].</w:t>
      </w:r>
    </w:p>
    <w:p w14:paraId="097DD093" w14:textId="77777777" w:rsidR="00592C6E" w:rsidRPr="00311627" w:rsidRDefault="00592C6E" w:rsidP="00592C6E">
      <w:pPr>
        <w:pStyle w:val="ListParagraph"/>
        <w:numPr>
          <w:ilvl w:val="0"/>
          <w:numId w:val="3"/>
        </w:numPr>
        <w:spacing w:after="0" w:line="240" w:lineRule="auto"/>
        <w:rPr>
          <w:rFonts w:cstheme="minorHAnsi"/>
          <w:sz w:val="21"/>
          <w:szCs w:val="21"/>
          <w:highlight w:val="cyan"/>
        </w:rPr>
      </w:pPr>
      <w:r w:rsidRPr="00311627">
        <w:rPr>
          <w:rFonts w:cstheme="minorHAnsi"/>
          <w:sz w:val="21"/>
          <w:szCs w:val="21"/>
          <w:highlight w:val="cyan"/>
        </w:rPr>
        <w:t>$0</w:t>
      </w:r>
    </w:p>
    <w:p w14:paraId="3AB73CF1" w14:textId="77777777" w:rsidR="00592C6E" w:rsidRDefault="00592C6E" w:rsidP="00592C6E">
      <w:pPr>
        <w:pStyle w:val="ListParagraph"/>
        <w:numPr>
          <w:ilvl w:val="0"/>
          <w:numId w:val="3"/>
        </w:numPr>
        <w:spacing w:after="0" w:line="240" w:lineRule="auto"/>
        <w:rPr>
          <w:rFonts w:cstheme="minorHAnsi"/>
          <w:sz w:val="21"/>
          <w:szCs w:val="21"/>
        </w:rPr>
      </w:pPr>
      <w:r>
        <w:rPr>
          <w:rFonts w:cstheme="minorHAnsi"/>
          <w:sz w:val="21"/>
          <w:szCs w:val="21"/>
        </w:rPr>
        <w:t>$1 - $4,999</w:t>
      </w:r>
    </w:p>
    <w:p w14:paraId="22A9C378"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 xml:space="preserve">$5,000 - $9,999 </w:t>
      </w:r>
    </w:p>
    <w:p w14:paraId="65BC84DE"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$10,000 - $24,999</w:t>
      </w:r>
    </w:p>
    <w:p w14:paraId="0C423449"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$25,000 - $49,999</w:t>
      </w:r>
    </w:p>
    <w:p w14:paraId="62DC7CC1"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$50,000 - $74,999</w:t>
      </w:r>
    </w:p>
    <w:p w14:paraId="3FAAE6B5"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 xml:space="preserve">$75,000 - $99,999 </w:t>
      </w:r>
    </w:p>
    <w:p w14:paraId="1A618B7E"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 xml:space="preserve">$100,000 - $149,999 </w:t>
      </w:r>
    </w:p>
    <w:p w14:paraId="2B311D2B"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$150,000 - $299,999</w:t>
      </w:r>
    </w:p>
    <w:p w14:paraId="1638BD89"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$300,000 - $499,999</w:t>
      </w:r>
    </w:p>
    <w:p w14:paraId="19CBEC1E"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lastRenderedPageBreak/>
        <w:t>$500,000 - $749,999</w:t>
      </w:r>
    </w:p>
    <w:p w14:paraId="3F2DE8FB"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$750,000 - $999,999</w:t>
      </w:r>
    </w:p>
    <w:p w14:paraId="5F4FB3DB"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$1,000,000 - $1,999,999</w:t>
      </w:r>
    </w:p>
    <w:p w14:paraId="0FB3CE20"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$2,000,000 - $2,999,999</w:t>
      </w:r>
    </w:p>
    <w:p w14:paraId="7FF754DF"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$3,000,000 or more</w:t>
      </w:r>
    </w:p>
    <w:p w14:paraId="4E7FF881"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Not sure</w:t>
      </w:r>
    </w:p>
    <w:p w14:paraId="1E6D52B1" w14:textId="77777777" w:rsidR="00592C6E" w:rsidRPr="007743C1" w:rsidRDefault="00592C6E" w:rsidP="00592C6E">
      <w:pPr>
        <w:pStyle w:val="ListParagraph"/>
        <w:numPr>
          <w:ilvl w:val="0"/>
          <w:numId w:val="3"/>
        </w:numPr>
        <w:spacing w:after="0" w:line="240" w:lineRule="auto"/>
        <w:rPr>
          <w:rFonts w:cstheme="minorHAnsi"/>
          <w:sz w:val="21"/>
          <w:szCs w:val="21"/>
        </w:rPr>
      </w:pPr>
      <w:r w:rsidRPr="007743C1">
        <w:rPr>
          <w:rFonts w:cstheme="minorHAnsi"/>
          <w:sz w:val="21"/>
          <w:szCs w:val="21"/>
        </w:rPr>
        <w:t>Prefer not to respond</w:t>
      </w:r>
    </w:p>
    <w:p w14:paraId="463AFC35" w14:textId="54E6B686" w:rsidR="00592C6E" w:rsidRDefault="00592C6E" w:rsidP="00D379DC">
      <w:pPr>
        <w:spacing w:after="0" w:line="240" w:lineRule="auto"/>
        <w:rPr>
          <w:rFonts w:ascii="Calibri" w:hAnsi="Calibri" w:cs="Calibri"/>
          <w:b/>
          <w:sz w:val="21"/>
          <w:szCs w:val="21"/>
          <w:u w:val="single"/>
          <w:lang w:val="en-US"/>
        </w:rPr>
      </w:pPr>
    </w:p>
    <w:p w14:paraId="31F52146" w14:textId="77777777" w:rsidR="00592C6E" w:rsidRDefault="00592C6E" w:rsidP="00D379DC">
      <w:pPr>
        <w:spacing w:after="0" w:line="240" w:lineRule="auto"/>
        <w:rPr>
          <w:rFonts w:ascii="Calibri" w:hAnsi="Calibri" w:cs="Calibri"/>
          <w:b/>
          <w:sz w:val="21"/>
          <w:szCs w:val="21"/>
          <w:u w:val="single"/>
          <w:lang w:val="en-US"/>
        </w:rPr>
      </w:pPr>
    </w:p>
    <w:p w14:paraId="3BC00988" w14:textId="77777777" w:rsidR="00592C6E" w:rsidRDefault="00592C6E" w:rsidP="00D379DC">
      <w:pPr>
        <w:spacing w:after="0" w:line="240" w:lineRule="auto"/>
        <w:rPr>
          <w:rFonts w:ascii="Calibri" w:hAnsi="Calibri" w:cs="Calibri"/>
          <w:b/>
          <w:sz w:val="21"/>
          <w:szCs w:val="21"/>
          <w:u w:val="single"/>
          <w:lang w:val="en-US"/>
        </w:rPr>
      </w:pPr>
    </w:p>
    <w:p w14:paraId="2F1C9A3F" w14:textId="77777777" w:rsidR="00D379DC" w:rsidRPr="009E67A6" w:rsidRDefault="00D379DC" w:rsidP="00326C18">
      <w:pPr>
        <w:pStyle w:val="ListParagraph"/>
        <w:numPr>
          <w:ilvl w:val="0"/>
          <w:numId w:val="35"/>
        </w:numPr>
        <w:spacing w:after="0" w:line="240" w:lineRule="auto"/>
        <w:rPr>
          <w:sz w:val="21"/>
          <w:szCs w:val="21"/>
          <w:highlight w:val="green"/>
        </w:rPr>
      </w:pPr>
      <w:r w:rsidRPr="009E67A6">
        <w:rPr>
          <w:sz w:val="21"/>
          <w:szCs w:val="21"/>
          <w:highlight w:val="green"/>
        </w:rPr>
        <w:t>Do you own or rent your primary residence?</w:t>
      </w:r>
    </w:p>
    <w:p w14:paraId="77562FC3" w14:textId="77777777" w:rsidR="00D379DC" w:rsidRPr="00D379DC" w:rsidRDefault="00D379DC" w:rsidP="00BC509D">
      <w:pPr>
        <w:numPr>
          <w:ilvl w:val="0"/>
          <w:numId w:val="13"/>
        </w:numPr>
        <w:spacing w:after="0" w:line="240" w:lineRule="auto"/>
        <w:rPr>
          <w:rFonts w:ascii="Calibri" w:hAnsi="Calibri" w:cs="Calibri"/>
          <w:sz w:val="21"/>
          <w:szCs w:val="21"/>
          <w:lang w:val="en-US"/>
        </w:rPr>
      </w:pPr>
      <w:r w:rsidRPr="00D379DC">
        <w:rPr>
          <w:rFonts w:ascii="Calibri" w:hAnsi="Calibri" w:cs="Calibri"/>
          <w:sz w:val="21"/>
          <w:szCs w:val="21"/>
          <w:lang w:val="en-US"/>
        </w:rPr>
        <w:t>Own</w:t>
      </w:r>
    </w:p>
    <w:p w14:paraId="4073339E" w14:textId="025CCF22" w:rsidR="00D379DC" w:rsidRDefault="00D379DC" w:rsidP="00BC509D">
      <w:pPr>
        <w:numPr>
          <w:ilvl w:val="0"/>
          <w:numId w:val="13"/>
        </w:numPr>
        <w:spacing w:after="0" w:line="240" w:lineRule="auto"/>
        <w:rPr>
          <w:rFonts w:ascii="Calibri" w:hAnsi="Calibri" w:cs="Calibri"/>
          <w:sz w:val="21"/>
          <w:szCs w:val="21"/>
          <w:lang w:val="en-US"/>
        </w:rPr>
      </w:pPr>
      <w:r w:rsidRPr="00D379DC">
        <w:rPr>
          <w:rFonts w:ascii="Calibri" w:hAnsi="Calibri" w:cs="Calibri"/>
          <w:sz w:val="21"/>
          <w:szCs w:val="21"/>
          <w:lang w:val="en-US"/>
        </w:rPr>
        <w:t xml:space="preserve">Rent </w:t>
      </w:r>
    </w:p>
    <w:p w14:paraId="3D82F29D" w14:textId="6FC482EC" w:rsidR="00D608CE" w:rsidRDefault="00D608CE" w:rsidP="00BC509D">
      <w:pPr>
        <w:numPr>
          <w:ilvl w:val="0"/>
          <w:numId w:val="13"/>
        </w:numPr>
        <w:spacing w:after="0" w:line="240" w:lineRule="auto"/>
        <w:rPr>
          <w:rFonts w:ascii="Calibri" w:hAnsi="Calibri" w:cs="Calibri"/>
          <w:sz w:val="21"/>
          <w:szCs w:val="21"/>
          <w:lang w:val="en-US"/>
        </w:rPr>
      </w:pPr>
      <w:r>
        <w:rPr>
          <w:rFonts w:ascii="Calibri" w:hAnsi="Calibri" w:cs="Calibri"/>
          <w:sz w:val="21"/>
          <w:szCs w:val="21"/>
          <w:lang w:val="en-US"/>
        </w:rPr>
        <w:t>Live with family, not paying rent/mortgage</w:t>
      </w:r>
    </w:p>
    <w:p w14:paraId="60DF82A8" w14:textId="76948AB7" w:rsidR="00D608CE" w:rsidRPr="00D379DC" w:rsidRDefault="00D608CE" w:rsidP="00BC509D">
      <w:pPr>
        <w:numPr>
          <w:ilvl w:val="0"/>
          <w:numId w:val="13"/>
        </w:numPr>
        <w:spacing w:after="0" w:line="240" w:lineRule="auto"/>
        <w:rPr>
          <w:rFonts w:ascii="Calibri" w:hAnsi="Calibri" w:cs="Calibri"/>
          <w:sz w:val="21"/>
          <w:szCs w:val="21"/>
          <w:lang w:val="en-US"/>
        </w:rPr>
      </w:pPr>
      <w:r>
        <w:rPr>
          <w:rFonts w:ascii="Calibri" w:hAnsi="Calibri" w:cs="Calibri"/>
          <w:sz w:val="21"/>
          <w:szCs w:val="21"/>
          <w:lang w:val="en-US"/>
        </w:rPr>
        <w:t>Live with someone else (not family), not paying rent/mortgage</w:t>
      </w:r>
    </w:p>
    <w:p w14:paraId="1E8FFDE8" w14:textId="73C7F7BA" w:rsidR="00D379DC" w:rsidRDefault="00D379DC" w:rsidP="00BC509D">
      <w:pPr>
        <w:numPr>
          <w:ilvl w:val="0"/>
          <w:numId w:val="13"/>
        </w:numPr>
        <w:spacing w:after="0" w:line="240" w:lineRule="auto"/>
        <w:rPr>
          <w:rFonts w:ascii="Calibri" w:hAnsi="Calibri" w:cs="Calibri"/>
          <w:sz w:val="21"/>
          <w:szCs w:val="21"/>
          <w:lang w:val="en-US"/>
        </w:rPr>
      </w:pPr>
      <w:r w:rsidRPr="00D379DC">
        <w:rPr>
          <w:rFonts w:ascii="Calibri" w:hAnsi="Calibri" w:cs="Calibri"/>
          <w:sz w:val="21"/>
          <w:szCs w:val="21"/>
          <w:lang w:val="en-US"/>
        </w:rPr>
        <w:t>Prefer not to respond</w:t>
      </w:r>
    </w:p>
    <w:p w14:paraId="150C6807" w14:textId="77777777" w:rsidR="00E967A8" w:rsidRDefault="00E967A8" w:rsidP="00D379DC">
      <w:pPr>
        <w:spacing w:after="0" w:line="240" w:lineRule="auto"/>
        <w:rPr>
          <w:sz w:val="18"/>
          <w:szCs w:val="18"/>
        </w:rPr>
      </w:pPr>
    </w:p>
    <w:p w14:paraId="17FF979B" w14:textId="77777777" w:rsidR="00D379DC" w:rsidRPr="009B7C19" w:rsidRDefault="00D379DC" w:rsidP="00326C18">
      <w:pPr>
        <w:pStyle w:val="ListParagraph"/>
        <w:numPr>
          <w:ilvl w:val="0"/>
          <w:numId w:val="35"/>
        </w:numPr>
        <w:spacing w:after="0" w:line="240" w:lineRule="auto"/>
        <w:rPr>
          <w:b/>
          <w:sz w:val="21"/>
          <w:szCs w:val="21"/>
        </w:rPr>
      </w:pPr>
      <w:r w:rsidRPr="009B7C19">
        <w:rPr>
          <w:sz w:val="21"/>
          <w:szCs w:val="21"/>
        </w:rPr>
        <w:t xml:space="preserve">Do you currently have debt associated with any of the following? </w:t>
      </w:r>
      <w:r w:rsidRPr="009B7C19">
        <w:rPr>
          <w:b/>
          <w:sz w:val="21"/>
          <w:szCs w:val="21"/>
        </w:rPr>
        <w:t xml:space="preserve">[CHECK ALL THAT APPLY] </w:t>
      </w:r>
    </w:p>
    <w:p w14:paraId="4367DE97"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Mortgage on a primary residence</w:t>
      </w:r>
    </w:p>
    <w:p w14:paraId="02D31310"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Mortgage on a cottage or other residence</w:t>
      </w:r>
    </w:p>
    <w:p w14:paraId="768EF5DF"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Line(s) of credit</w:t>
      </w:r>
    </w:p>
    <w:p w14:paraId="657B5A88"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Investment loan(s)</w:t>
      </w:r>
    </w:p>
    <w:p w14:paraId="484D012D"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Personal loans(s)</w:t>
      </w:r>
    </w:p>
    <w:p w14:paraId="4D32F928"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 xml:space="preserve">Credit card(s) </w:t>
      </w:r>
    </w:p>
    <w:p w14:paraId="378D5D42"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Car loan(s)</w:t>
      </w:r>
    </w:p>
    <w:p w14:paraId="453F6BC4"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Student loan(s)</w:t>
      </w:r>
    </w:p>
    <w:p w14:paraId="2D162049"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 xml:space="preserve">Other (please specify) ________________________________________ </w:t>
      </w:r>
    </w:p>
    <w:p w14:paraId="44E16171" w14:textId="77777777" w:rsidR="00D379DC" w:rsidRPr="009B7C19" w:rsidRDefault="00D379DC" w:rsidP="00BC509D">
      <w:pPr>
        <w:pStyle w:val="ListParagraph"/>
        <w:numPr>
          <w:ilvl w:val="0"/>
          <w:numId w:val="11"/>
        </w:numPr>
        <w:spacing w:after="0" w:line="240" w:lineRule="auto"/>
        <w:rPr>
          <w:b/>
          <w:i/>
          <w:sz w:val="21"/>
          <w:szCs w:val="21"/>
        </w:rPr>
      </w:pPr>
      <w:r w:rsidRPr="009B7C19">
        <w:rPr>
          <w:b/>
          <w:i/>
          <w:sz w:val="21"/>
          <w:szCs w:val="21"/>
        </w:rPr>
        <w:t xml:space="preserve">Don’t currently have any debt  </w:t>
      </w:r>
    </w:p>
    <w:p w14:paraId="15640C7D"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Not sure</w:t>
      </w:r>
    </w:p>
    <w:p w14:paraId="3A3FC21F" w14:textId="77777777" w:rsidR="00D379DC" w:rsidRPr="009B7C19" w:rsidRDefault="00D379DC" w:rsidP="00BC509D">
      <w:pPr>
        <w:pStyle w:val="ListParagraph"/>
        <w:numPr>
          <w:ilvl w:val="0"/>
          <w:numId w:val="11"/>
        </w:numPr>
        <w:spacing w:after="0" w:line="240" w:lineRule="auto"/>
        <w:rPr>
          <w:sz w:val="21"/>
          <w:szCs w:val="21"/>
        </w:rPr>
      </w:pPr>
      <w:r w:rsidRPr="009B7C19">
        <w:rPr>
          <w:sz w:val="21"/>
          <w:szCs w:val="21"/>
        </w:rPr>
        <w:t>Prefer not to respond</w:t>
      </w:r>
    </w:p>
    <w:p w14:paraId="53312471" w14:textId="77777777" w:rsidR="009B7C19" w:rsidRPr="00D379DC" w:rsidRDefault="009B7C19" w:rsidP="00D379DC">
      <w:pPr>
        <w:pStyle w:val="ListParagraph"/>
        <w:spacing w:after="0" w:line="240" w:lineRule="auto"/>
        <w:ind w:left="360"/>
        <w:rPr>
          <w:sz w:val="21"/>
          <w:szCs w:val="21"/>
        </w:rPr>
      </w:pPr>
    </w:p>
    <w:p w14:paraId="12E30AE6" w14:textId="77777777" w:rsidR="00D379DC" w:rsidRPr="00311627" w:rsidRDefault="00D379DC" w:rsidP="00AB57FD">
      <w:pPr>
        <w:pStyle w:val="ListParagraph"/>
        <w:numPr>
          <w:ilvl w:val="0"/>
          <w:numId w:val="35"/>
        </w:numPr>
        <w:spacing w:after="0" w:line="240" w:lineRule="auto"/>
        <w:rPr>
          <w:sz w:val="21"/>
          <w:szCs w:val="21"/>
          <w:highlight w:val="cyan"/>
        </w:rPr>
      </w:pPr>
      <w:r w:rsidRPr="00311627">
        <w:rPr>
          <w:b/>
          <w:sz w:val="21"/>
          <w:szCs w:val="21"/>
          <w:highlight w:val="cyan"/>
        </w:rPr>
        <w:t>[IF HAVE DEBT]</w:t>
      </w:r>
      <w:r w:rsidRPr="00311627">
        <w:rPr>
          <w:sz w:val="21"/>
          <w:szCs w:val="21"/>
          <w:highlight w:val="cyan"/>
        </w:rPr>
        <w:t xml:space="preserve"> Which of the following categories best describes the total value of your debt NOT including any mortgages? That is, the total amount you owe on loans, credit cards, etc.</w:t>
      </w:r>
    </w:p>
    <w:p w14:paraId="2B25E250"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Only have real estate debt</w:t>
      </w:r>
    </w:p>
    <w:p w14:paraId="6767D8D9"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Less than $5,000</w:t>
      </w:r>
    </w:p>
    <w:p w14:paraId="15F6E91B"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$5,000 - $9,999</w:t>
      </w:r>
    </w:p>
    <w:p w14:paraId="3C597658"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$10,000 - $14,999</w:t>
      </w:r>
    </w:p>
    <w:p w14:paraId="4F1DD706"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$15,000 - $19,999</w:t>
      </w:r>
    </w:p>
    <w:p w14:paraId="46CEDED7"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$20,000 - $24,999</w:t>
      </w:r>
    </w:p>
    <w:p w14:paraId="0947B9E5"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$25,000 - $49,999</w:t>
      </w:r>
    </w:p>
    <w:p w14:paraId="1FB34D3A"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 xml:space="preserve">$50,000 - $74,999 </w:t>
      </w:r>
    </w:p>
    <w:p w14:paraId="3CA6650A"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$75,000 - $99,999</w:t>
      </w:r>
    </w:p>
    <w:p w14:paraId="567F0899"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$100,000 - $149,999</w:t>
      </w:r>
    </w:p>
    <w:p w14:paraId="6279B8DC"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$150,000 - $199,999</w:t>
      </w:r>
    </w:p>
    <w:p w14:paraId="72B5C39C"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$200,000 - $299,999</w:t>
      </w:r>
    </w:p>
    <w:p w14:paraId="421E22E5"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$300,000 - $499,999</w:t>
      </w:r>
    </w:p>
    <w:p w14:paraId="192D8256"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$500,000 - $999,999</w:t>
      </w:r>
    </w:p>
    <w:p w14:paraId="01EDDA3D"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$1 million or more</w:t>
      </w:r>
    </w:p>
    <w:p w14:paraId="1CDA0418"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Not sure</w:t>
      </w:r>
    </w:p>
    <w:p w14:paraId="72DBCD75" w14:textId="77777777" w:rsidR="00D379DC" w:rsidRPr="00D379DC" w:rsidRDefault="00D379DC" w:rsidP="00BC509D">
      <w:pPr>
        <w:pStyle w:val="ListParagraph"/>
        <w:numPr>
          <w:ilvl w:val="0"/>
          <w:numId w:val="12"/>
        </w:numPr>
        <w:spacing w:after="0" w:line="240" w:lineRule="auto"/>
        <w:rPr>
          <w:sz w:val="21"/>
          <w:szCs w:val="21"/>
        </w:rPr>
      </w:pPr>
      <w:r w:rsidRPr="00D379DC">
        <w:rPr>
          <w:sz w:val="21"/>
          <w:szCs w:val="21"/>
        </w:rPr>
        <w:t>Prefer not to respond</w:t>
      </w:r>
    </w:p>
    <w:p w14:paraId="7565EFF2" w14:textId="0B9E0794" w:rsidR="00D379DC" w:rsidRDefault="00D379DC" w:rsidP="00D379DC">
      <w:pPr>
        <w:spacing w:after="0" w:line="240" w:lineRule="auto"/>
        <w:rPr>
          <w:rFonts w:ascii="Calibri" w:hAnsi="Calibri" w:cs="Calibri"/>
          <w:b/>
          <w:sz w:val="18"/>
          <w:szCs w:val="18"/>
        </w:rPr>
      </w:pPr>
    </w:p>
    <w:p w14:paraId="48955EAE" w14:textId="255E0F9B" w:rsidR="00592C6E" w:rsidRDefault="00592C6E" w:rsidP="00D379DC">
      <w:pPr>
        <w:spacing w:after="0" w:line="240" w:lineRule="auto"/>
        <w:rPr>
          <w:rFonts w:ascii="Calibri" w:hAnsi="Calibri" w:cs="Calibri"/>
          <w:b/>
          <w:sz w:val="18"/>
          <w:szCs w:val="18"/>
        </w:rPr>
      </w:pPr>
    </w:p>
    <w:p w14:paraId="47CE141C" w14:textId="77777777" w:rsidR="00592C6E" w:rsidRPr="009E67A6" w:rsidRDefault="00592C6E" w:rsidP="00592C6E">
      <w:pPr>
        <w:pStyle w:val="ListParagraph"/>
        <w:numPr>
          <w:ilvl w:val="0"/>
          <w:numId w:val="2"/>
        </w:numPr>
        <w:spacing w:after="0" w:line="240" w:lineRule="auto"/>
        <w:rPr>
          <w:rFonts w:cstheme="minorHAnsi"/>
          <w:sz w:val="21"/>
          <w:szCs w:val="21"/>
          <w:highlight w:val="green"/>
        </w:rPr>
      </w:pPr>
      <w:r w:rsidRPr="009E67A6">
        <w:rPr>
          <w:rFonts w:cstheme="minorHAnsi"/>
          <w:b/>
          <w:sz w:val="21"/>
          <w:szCs w:val="21"/>
          <w:highlight w:val="green"/>
        </w:rPr>
        <w:t>[IF MARRIED/COHABITATING]</w:t>
      </w:r>
      <w:r w:rsidRPr="009E67A6">
        <w:rPr>
          <w:rFonts w:cstheme="minorHAnsi"/>
          <w:sz w:val="21"/>
          <w:szCs w:val="21"/>
          <w:highlight w:val="green"/>
        </w:rPr>
        <w:t xml:space="preserve"> What </w:t>
      </w:r>
      <w:r>
        <w:rPr>
          <w:rFonts w:cstheme="minorHAnsi"/>
          <w:sz w:val="21"/>
          <w:szCs w:val="21"/>
          <w:highlight w:val="green"/>
        </w:rPr>
        <w:t>is</w:t>
      </w:r>
      <w:r w:rsidRPr="009E67A6">
        <w:rPr>
          <w:rFonts w:cstheme="minorHAnsi"/>
          <w:sz w:val="21"/>
          <w:szCs w:val="21"/>
          <w:highlight w:val="green"/>
        </w:rPr>
        <w:t xml:space="preserve"> the </w:t>
      </w:r>
      <w:r w:rsidRPr="009E67A6">
        <w:rPr>
          <w:rFonts w:cstheme="minorHAnsi"/>
          <w:color w:val="000000" w:themeColor="text1"/>
          <w:sz w:val="21"/>
          <w:szCs w:val="21"/>
          <w:highlight w:val="green"/>
        </w:rPr>
        <w:t>combined</w:t>
      </w:r>
      <w:r w:rsidRPr="009E67A6">
        <w:rPr>
          <w:rFonts w:cstheme="minorHAnsi"/>
          <w:sz w:val="21"/>
          <w:szCs w:val="21"/>
          <w:highlight w:val="green"/>
        </w:rPr>
        <w:t xml:space="preserve"> 20</w:t>
      </w:r>
      <w:r>
        <w:rPr>
          <w:rFonts w:cstheme="minorHAnsi"/>
          <w:sz w:val="21"/>
          <w:szCs w:val="21"/>
          <w:highlight w:val="green"/>
        </w:rPr>
        <w:t>20</w:t>
      </w:r>
      <w:r w:rsidRPr="009E67A6">
        <w:rPr>
          <w:rFonts w:cstheme="minorHAnsi"/>
          <w:sz w:val="21"/>
          <w:szCs w:val="21"/>
          <w:highlight w:val="green"/>
        </w:rPr>
        <w:t xml:space="preserve"> income for all members of your household before taxes? </w:t>
      </w:r>
    </w:p>
    <w:p w14:paraId="47E65987" w14:textId="77777777" w:rsidR="00592C6E" w:rsidRPr="007743C1" w:rsidRDefault="00592C6E" w:rsidP="00592C6E">
      <w:pPr>
        <w:pStyle w:val="ListParagraph"/>
        <w:spacing w:after="0" w:line="240" w:lineRule="auto"/>
        <w:ind w:left="360"/>
        <w:rPr>
          <w:rFonts w:cstheme="minorHAnsi"/>
          <w:sz w:val="21"/>
          <w:szCs w:val="21"/>
        </w:rPr>
      </w:pPr>
      <w:r w:rsidRPr="009E67A6">
        <w:rPr>
          <w:rFonts w:cstheme="minorHAnsi"/>
          <w:b/>
          <w:sz w:val="21"/>
          <w:szCs w:val="21"/>
          <w:highlight w:val="green"/>
        </w:rPr>
        <w:t>[ALL OTHERS]</w:t>
      </w:r>
      <w:r w:rsidRPr="009E67A6">
        <w:rPr>
          <w:rFonts w:cstheme="minorHAnsi"/>
          <w:sz w:val="21"/>
          <w:szCs w:val="21"/>
          <w:highlight w:val="green"/>
        </w:rPr>
        <w:t xml:space="preserve"> Which of the following categories best captures your </w:t>
      </w:r>
      <w:r>
        <w:rPr>
          <w:rFonts w:cstheme="minorHAnsi"/>
          <w:sz w:val="21"/>
          <w:szCs w:val="21"/>
          <w:highlight w:val="green"/>
        </w:rPr>
        <w:t>2020</w:t>
      </w:r>
      <w:r w:rsidRPr="009E67A6">
        <w:rPr>
          <w:rFonts w:cstheme="minorHAnsi"/>
          <w:sz w:val="21"/>
          <w:szCs w:val="21"/>
          <w:highlight w:val="green"/>
        </w:rPr>
        <w:t xml:space="preserve"> income before taxes?</w:t>
      </w:r>
      <w:r w:rsidRPr="007743C1">
        <w:rPr>
          <w:rFonts w:cstheme="minorHAnsi"/>
          <w:sz w:val="21"/>
          <w:szCs w:val="21"/>
        </w:rPr>
        <w:t xml:space="preserve"> </w:t>
      </w:r>
    </w:p>
    <w:p w14:paraId="6B056456" w14:textId="77777777" w:rsidR="00592C6E" w:rsidRPr="007743C1" w:rsidRDefault="00592C6E" w:rsidP="00592C6E">
      <w:pPr>
        <w:pStyle w:val="ListParagraph"/>
        <w:numPr>
          <w:ilvl w:val="0"/>
          <w:numId w:val="4"/>
        </w:numPr>
        <w:spacing w:after="0" w:line="240" w:lineRule="auto"/>
        <w:rPr>
          <w:rFonts w:cstheme="minorHAnsi"/>
          <w:color w:val="000000"/>
          <w:sz w:val="21"/>
          <w:szCs w:val="21"/>
        </w:rPr>
      </w:pPr>
      <w:r w:rsidRPr="00311627">
        <w:rPr>
          <w:rFonts w:cstheme="minorHAnsi"/>
          <w:color w:val="000000"/>
          <w:sz w:val="21"/>
          <w:szCs w:val="21"/>
          <w:highlight w:val="cyan"/>
        </w:rPr>
        <w:lastRenderedPageBreak/>
        <w:t>Less</w:t>
      </w:r>
      <w:r w:rsidRPr="007743C1">
        <w:rPr>
          <w:rFonts w:cstheme="minorHAnsi"/>
          <w:color w:val="000000"/>
          <w:sz w:val="21"/>
          <w:szCs w:val="21"/>
        </w:rPr>
        <w:t xml:space="preserve"> than $40,000</w:t>
      </w:r>
    </w:p>
    <w:p w14:paraId="48E71E58" w14:textId="77777777" w:rsidR="00592C6E" w:rsidRPr="007743C1" w:rsidRDefault="00592C6E" w:rsidP="00592C6E">
      <w:pPr>
        <w:pStyle w:val="ListParagraph"/>
        <w:numPr>
          <w:ilvl w:val="0"/>
          <w:numId w:val="4"/>
        </w:numPr>
        <w:spacing w:after="0" w:line="240" w:lineRule="auto"/>
        <w:rPr>
          <w:rFonts w:cstheme="minorHAnsi"/>
          <w:color w:val="000000"/>
          <w:sz w:val="21"/>
          <w:szCs w:val="21"/>
        </w:rPr>
      </w:pPr>
      <w:r w:rsidRPr="007743C1">
        <w:rPr>
          <w:rFonts w:cstheme="minorHAnsi"/>
          <w:color w:val="000000"/>
          <w:sz w:val="21"/>
          <w:szCs w:val="21"/>
        </w:rPr>
        <w:t xml:space="preserve">$40,000-$59,999 </w:t>
      </w:r>
    </w:p>
    <w:p w14:paraId="6583ED68" w14:textId="77777777" w:rsidR="00592C6E" w:rsidRPr="007743C1" w:rsidRDefault="00592C6E" w:rsidP="00592C6E">
      <w:pPr>
        <w:pStyle w:val="ListParagraph"/>
        <w:numPr>
          <w:ilvl w:val="0"/>
          <w:numId w:val="4"/>
        </w:numPr>
        <w:spacing w:after="0" w:line="240" w:lineRule="auto"/>
        <w:rPr>
          <w:rFonts w:cstheme="minorHAnsi"/>
          <w:color w:val="000000"/>
          <w:sz w:val="21"/>
          <w:szCs w:val="21"/>
        </w:rPr>
      </w:pPr>
      <w:r w:rsidRPr="007743C1">
        <w:rPr>
          <w:rFonts w:cstheme="minorHAnsi"/>
          <w:color w:val="000000"/>
          <w:sz w:val="21"/>
          <w:szCs w:val="21"/>
        </w:rPr>
        <w:t>$60,000-$79,999</w:t>
      </w:r>
    </w:p>
    <w:p w14:paraId="1137AE03" w14:textId="77777777" w:rsidR="00592C6E" w:rsidRPr="007743C1" w:rsidRDefault="00592C6E" w:rsidP="00592C6E">
      <w:pPr>
        <w:pStyle w:val="ListParagraph"/>
        <w:numPr>
          <w:ilvl w:val="0"/>
          <w:numId w:val="4"/>
        </w:numPr>
        <w:spacing w:after="0" w:line="240" w:lineRule="auto"/>
        <w:rPr>
          <w:rFonts w:cstheme="minorHAnsi"/>
          <w:color w:val="000000"/>
          <w:sz w:val="21"/>
          <w:szCs w:val="21"/>
        </w:rPr>
      </w:pPr>
      <w:r w:rsidRPr="007743C1">
        <w:rPr>
          <w:rFonts w:cstheme="minorHAnsi"/>
          <w:color w:val="000000"/>
          <w:sz w:val="21"/>
          <w:szCs w:val="21"/>
        </w:rPr>
        <w:t>$80,000 -$99,999</w:t>
      </w:r>
    </w:p>
    <w:p w14:paraId="201B6CE7" w14:textId="77777777" w:rsidR="00592C6E" w:rsidRPr="007743C1" w:rsidRDefault="00592C6E" w:rsidP="00592C6E">
      <w:pPr>
        <w:pStyle w:val="ListParagraph"/>
        <w:numPr>
          <w:ilvl w:val="0"/>
          <w:numId w:val="4"/>
        </w:numPr>
        <w:spacing w:after="0" w:line="240" w:lineRule="auto"/>
        <w:rPr>
          <w:rFonts w:cstheme="minorHAnsi"/>
          <w:color w:val="000000"/>
          <w:sz w:val="21"/>
          <w:szCs w:val="21"/>
        </w:rPr>
      </w:pPr>
      <w:r w:rsidRPr="007743C1">
        <w:rPr>
          <w:rFonts w:cstheme="minorHAnsi"/>
          <w:color w:val="000000"/>
          <w:sz w:val="21"/>
          <w:szCs w:val="21"/>
        </w:rPr>
        <w:t>$100,000-$149,999</w:t>
      </w:r>
    </w:p>
    <w:p w14:paraId="572D9C27" w14:textId="77777777" w:rsidR="00592C6E" w:rsidRPr="007743C1" w:rsidRDefault="00592C6E" w:rsidP="00592C6E">
      <w:pPr>
        <w:pStyle w:val="ListParagraph"/>
        <w:numPr>
          <w:ilvl w:val="0"/>
          <w:numId w:val="4"/>
        </w:numPr>
        <w:spacing w:after="0" w:line="240" w:lineRule="auto"/>
        <w:rPr>
          <w:rFonts w:cstheme="minorHAnsi"/>
          <w:color w:val="000000"/>
          <w:sz w:val="21"/>
          <w:szCs w:val="21"/>
        </w:rPr>
      </w:pPr>
      <w:r w:rsidRPr="007743C1">
        <w:rPr>
          <w:rFonts w:cstheme="minorHAnsi"/>
          <w:color w:val="000000"/>
          <w:sz w:val="21"/>
          <w:szCs w:val="21"/>
        </w:rPr>
        <w:t>$150,000-$199,999</w:t>
      </w:r>
    </w:p>
    <w:p w14:paraId="0BCC73E4" w14:textId="77777777" w:rsidR="00592C6E" w:rsidRPr="007743C1" w:rsidRDefault="00592C6E" w:rsidP="00592C6E">
      <w:pPr>
        <w:pStyle w:val="ListParagraph"/>
        <w:numPr>
          <w:ilvl w:val="0"/>
          <w:numId w:val="4"/>
        </w:numPr>
        <w:spacing w:after="0" w:line="240" w:lineRule="auto"/>
        <w:rPr>
          <w:rFonts w:cstheme="minorHAnsi"/>
          <w:color w:val="000000"/>
          <w:sz w:val="21"/>
          <w:szCs w:val="21"/>
        </w:rPr>
      </w:pPr>
      <w:r w:rsidRPr="007743C1">
        <w:rPr>
          <w:rFonts w:cstheme="minorHAnsi"/>
          <w:color w:val="000000"/>
          <w:sz w:val="21"/>
          <w:szCs w:val="21"/>
        </w:rPr>
        <w:t>$200,000-$249,999</w:t>
      </w:r>
    </w:p>
    <w:p w14:paraId="3D869EA3" w14:textId="77777777" w:rsidR="00592C6E" w:rsidRPr="007743C1" w:rsidRDefault="00592C6E" w:rsidP="00592C6E">
      <w:pPr>
        <w:pStyle w:val="ListParagraph"/>
        <w:numPr>
          <w:ilvl w:val="0"/>
          <w:numId w:val="4"/>
        </w:numPr>
        <w:spacing w:after="0" w:line="240" w:lineRule="auto"/>
        <w:rPr>
          <w:rFonts w:cstheme="minorHAnsi"/>
          <w:sz w:val="21"/>
          <w:szCs w:val="21"/>
        </w:rPr>
      </w:pPr>
      <w:r w:rsidRPr="007743C1">
        <w:rPr>
          <w:rFonts w:cstheme="minorHAnsi"/>
          <w:color w:val="000000"/>
          <w:sz w:val="21"/>
          <w:szCs w:val="21"/>
        </w:rPr>
        <w:t>$250,000 or more</w:t>
      </w:r>
    </w:p>
    <w:p w14:paraId="70809E84" w14:textId="77777777" w:rsidR="00592C6E" w:rsidRPr="007743C1" w:rsidRDefault="00592C6E" w:rsidP="00592C6E">
      <w:pPr>
        <w:pStyle w:val="ListParagraph"/>
        <w:numPr>
          <w:ilvl w:val="0"/>
          <w:numId w:val="4"/>
        </w:numPr>
        <w:spacing w:after="0" w:line="240" w:lineRule="auto"/>
        <w:rPr>
          <w:rFonts w:cstheme="minorHAnsi"/>
          <w:sz w:val="21"/>
          <w:szCs w:val="21"/>
        </w:rPr>
      </w:pPr>
      <w:r w:rsidRPr="007743C1">
        <w:rPr>
          <w:rFonts w:cstheme="minorHAnsi"/>
          <w:sz w:val="21"/>
          <w:szCs w:val="21"/>
        </w:rPr>
        <w:t>Not sure</w:t>
      </w:r>
    </w:p>
    <w:p w14:paraId="114E1CDA" w14:textId="77777777" w:rsidR="00592C6E" w:rsidRPr="007743C1" w:rsidRDefault="00592C6E" w:rsidP="00592C6E">
      <w:pPr>
        <w:pStyle w:val="ListParagraph"/>
        <w:numPr>
          <w:ilvl w:val="0"/>
          <w:numId w:val="4"/>
        </w:numPr>
        <w:spacing w:after="0" w:line="240" w:lineRule="auto"/>
        <w:rPr>
          <w:rFonts w:cstheme="minorHAnsi"/>
          <w:sz w:val="21"/>
          <w:szCs w:val="21"/>
        </w:rPr>
      </w:pPr>
      <w:r w:rsidRPr="007743C1">
        <w:rPr>
          <w:rFonts w:cstheme="minorHAnsi"/>
          <w:sz w:val="21"/>
          <w:szCs w:val="21"/>
        </w:rPr>
        <w:t>Prefer not to respond</w:t>
      </w:r>
    </w:p>
    <w:p w14:paraId="24897158" w14:textId="77777777" w:rsidR="00592C6E" w:rsidRDefault="00592C6E" w:rsidP="00D379DC">
      <w:pPr>
        <w:spacing w:after="0" w:line="240" w:lineRule="auto"/>
        <w:rPr>
          <w:rFonts w:ascii="Calibri" w:hAnsi="Calibri" w:cs="Calibri"/>
          <w:b/>
          <w:sz w:val="18"/>
          <w:szCs w:val="18"/>
        </w:rPr>
      </w:pPr>
    </w:p>
    <w:p w14:paraId="2ED70AAF" w14:textId="77777777" w:rsidR="001916B6" w:rsidRPr="00867A10" w:rsidRDefault="001916B6" w:rsidP="00AB57FD">
      <w:pPr>
        <w:pStyle w:val="ListParagraph"/>
        <w:numPr>
          <w:ilvl w:val="0"/>
          <w:numId w:val="35"/>
        </w:numPr>
        <w:spacing w:after="0" w:line="240" w:lineRule="auto"/>
        <w:rPr>
          <w:sz w:val="21"/>
          <w:szCs w:val="21"/>
        </w:rPr>
      </w:pPr>
      <w:r w:rsidRPr="00867A10">
        <w:rPr>
          <w:sz w:val="21"/>
          <w:szCs w:val="21"/>
        </w:rPr>
        <w:t xml:space="preserve">How many individuals in the household are contributing to your household income? </w:t>
      </w:r>
    </w:p>
    <w:p w14:paraId="0AC1AB27" w14:textId="77777777" w:rsidR="00855AFB" w:rsidRDefault="00855AFB" w:rsidP="00BC509D">
      <w:pPr>
        <w:pStyle w:val="ListParagraph"/>
        <w:numPr>
          <w:ilvl w:val="0"/>
          <w:numId w:val="15"/>
        </w:numPr>
        <w:spacing w:after="0" w:line="240" w:lineRule="auto"/>
        <w:rPr>
          <w:sz w:val="21"/>
          <w:szCs w:val="21"/>
        </w:rPr>
      </w:pPr>
      <w:r>
        <w:rPr>
          <w:sz w:val="21"/>
          <w:szCs w:val="21"/>
        </w:rPr>
        <w:t>None</w:t>
      </w:r>
    </w:p>
    <w:p w14:paraId="42CFA6E6" w14:textId="77777777" w:rsidR="001916B6" w:rsidRPr="00867A10" w:rsidRDefault="001916B6" w:rsidP="00BC509D">
      <w:pPr>
        <w:pStyle w:val="ListParagraph"/>
        <w:numPr>
          <w:ilvl w:val="0"/>
          <w:numId w:val="15"/>
        </w:numPr>
        <w:spacing w:after="0" w:line="240" w:lineRule="auto"/>
        <w:rPr>
          <w:sz w:val="21"/>
          <w:szCs w:val="21"/>
        </w:rPr>
      </w:pPr>
      <w:r w:rsidRPr="00867A10">
        <w:rPr>
          <w:sz w:val="21"/>
          <w:szCs w:val="21"/>
        </w:rPr>
        <w:t xml:space="preserve">One </w:t>
      </w:r>
    </w:p>
    <w:p w14:paraId="33429415" w14:textId="77777777" w:rsidR="001916B6" w:rsidRPr="00867A10" w:rsidRDefault="001916B6" w:rsidP="00BC509D">
      <w:pPr>
        <w:pStyle w:val="ListParagraph"/>
        <w:numPr>
          <w:ilvl w:val="0"/>
          <w:numId w:val="15"/>
        </w:numPr>
        <w:spacing w:after="0" w:line="240" w:lineRule="auto"/>
        <w:rPr>
          <w:sz w:val="21"/>
          <w:szCs w:val="21"/>
        </w:rPr>
      </w:pPr>
      <w:r w:rsidRPr="00867A10">
        <w:rPr>
          <w:sz w:val="21"/>
          <w:szCs w:val="21"/>
        </w:rPr>
        <w:t>Two</w:t>
      </w:r>
    </w:p>
    <w:p w14:paraId="1C37AAE5" w14:textId="77777777" w:rsidR="001916B6" w:rsidRPr="00867A10" w:rsidRDefault="001916B6" w:rsidP="00BC509D">
      <w:pPr>
        <w:pStyle w:val="ListParagraph"/>
        <w:numPr>
          <w:ilvl w:val="0"/>
          <w:numId w:val="15"/>
        </w:numPr>
        <w:spacing w:after="0" w:line="240" w:lineRule="auto"/>
        <w:rPr>
          <w:sz w:val="21"/>
          <w:szCs w:val="21"/>
        </w:rPr>
      </w:pPr>
      <w:r w:rsidRPr="00867A10">
        <w:rPr>
          <w:sz w:val="21"/>
          <w:szCs w:val="21"/>
        </w:rPr>
        <w:t>Three</w:t>
      </w:r>
    </w:p>
    <w:p w14:paraId="1EA3CEB0" w14:textId="77777777" w:rsidR="001916B6" w:rsidRPr="00867A10" w:rsidRDefault="001916B6" w:rsidP="00BC509D">
      <w:pPr>
        <w:pStyle w:val="ListParagraph"/>
        <w:numPr>
          <w:ilvl w:val="0"/>
          <w:numId w:val="15"/>
        </w:numPr>
        <w:spacing w:after="0" w:line="240" w:lineRule="auto"/>
        <w:rPr>
          <w:sz w:val="21"/>
          <w:szCs w:val="21"/>
        </w:rPr>
      </w:pPr>
      <w:r w:rsidRPr="00867A10">
        <w:rPr>
          <w:sz w:val="21"/>
          <w:szCs w:val="21"/>
        </w:rPr>
        <w:t>Four or more</w:t>
      </w:r>
    </w:p>
    <w:p w14:paraId="0D3CF1F5" w14:textId="77777777" w:rsidR="001916B6" w:rsidRPr="00867A10" w:rsidRDefault="001916B6" w:rsidP="00BC509D">
      <w:pPr>
        <w:pStyle w:val="ListParagraph"/>
        <w:numPr>
          <w:ilvl w:val="0"/>
          <w:numId w:val="15"/>
        </w:numPr>
        <w:spacing w:after="0" w:line="240" w:lineRule="auto"/>
        <w:rPr>
          <w:sz w:val="21"/>
          <w:szCs w:val="21"/>
        </w:rPr>
      </w:pPr>
      <w:r w:rsidRPr="00867A10">
        <w:rPr>
          <w:sz w:val="21"/>
          <w:szCs w:val="21"/>
        </w:rPr>
        <w:t>Prefer not to respond</w:t>
      </w:r>
    </w:p>
    <w:p w14:paraId="761B0A6F" w14:textId="77777777" w:rsidR="00867A10" w:rsidRPr="00867A10" w:rsidRDefault="00867A10" w:rsidP="00867A10">
      <w:pPr>
        <w:pStyle w:val="ListParagraph"/>
        <w:spacing w:after="0" w:line="240" w:lineRule="auto"/>
        <w:ind w:left="360"/>
        <w:rPr>
          <w:sz w:val="21"/>
          <w:szCs w:val="21"/>
        </w:rPr>
      </w:pPr>
    </w:p>
    <w:p w14:paraId="066C3AA4" w14:textId="77777777" w:rsidR="00867A10" w:rsidRPr="009E67A6" w:rsidRDefault="00867A10" w:rsidP="00AB57FD">
      <w:pPr>
        <w:pStyle w:val="ListParagraph"/>
        <w:numPr>
          <w:ilvl w:val="0"/>
          <w:numId w:val="35"/>
        </w:numPr>
        <w:spacing w:after="0" w:line="240" w:lineRule="auto"/>
        <w:rPr>
          <w:sz w:val="21"/>
          <w:szCs w:val="21"/>
          <w:highlight w:val="green"/>
        </w:rPr>
      </w:pPr>
      <w:r w:rsidRPr="009E67A6">
        <w:rPr>
          <w:sz w:val="21"/>
          <w:szCs w:val="21"/>
          <w:highlight w:val="green"/>
        </w:rPr>
        <w:t xml:space="preserve">What is the highest level of education you have completed?  </w:t>
      </w:r>
    </w:p>
    <w:p w14:paraId="011251DD"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Less than high school</w:t>
      </w:r>
    </w:p>
    <w:p w14:paraId="36DB4C2D"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Some high school</w:t>
      </w:r>
    </w:p>
    <w:p w14:paraId="1606195E"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Completed high school</w:t>
      </w:r>
    </w:p>
    <w:p w14:paraId="0307E0E0"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Some college/university</w:t>
      </w:r>
    </w:p>
    <w:p w14:paraId="604AADEA"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College diploma</w:t>
      </w:r>
    </w:p>
    <w:p w14:paraId="2BFEE139"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University degree</w:t>
      </w:r>
    </w:p>
    <w:p w14:paraId="6C1311CF"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Post-graduate</w:t>
      </w:r>
    </w:p>
    <w:p w14:paraId="329F24B1" w14:textId="77777777" w:rsidR="00867A10" w:rsidRPr="00867A10" w:rsidRDefault="00867A10" w:rsidP="00BC509D">
      <w:pPr>
        <w:pStyle w:val="ListParagraph"/>
        <w:numPr>
          <w:ilvl w:val="0"/>
          <w:numId w:val="16"/>
        </w:numPr>
        <w:spacing w:after="0" w:line="240" w:lineRule="auto"/>
        <w:rPr>
          <w:sz w:val="21"/>
          <w:szCs w:val="21"/>
        </w:rPr>
      </w:pPr>
      <w:r w:rsidRPr="00867A10">
        <w:rPr>
          <w:sz w:val="21"/>
          <w:szCs w:val="21"/>
        </w:rPr>
        <w:t>Prefer not to respond</w:t>
      </w:r>
    </w:p>
    <w:p w14:paraId="1E4F62C2" w14:textId="7F641731" w:rsidR="00867A10" w:rsidRDefault="00867A10" w:rsidP="00867A10">
      <w:pPr>
        <w:spacing w:after="0" w:line="240" w:lineRule="auto"/>
        <w:rPr>
          <w:rFonts w:ascii="Calibri" w:hAnsi="Calibri" w:cs="Calibri"/>
          <w:sz w:val="21"/>
          <w:szCs w:val="21"/>
        </w:rPr>
      </w:pPr>
    </w:p>
    <w:p w14:paraId="7F5A0663" w14:textId="77777777" w:rsidR="00A21A22" w:rsidRPr="009E67A6" w:rsidRDefault="00A21A22" w:rsidP="00AB57FD">
      <w:pPr>
        <w:pStyle w:val="ListParagraph"/>
        <w:numPr>
          <w:ilvl w:val="0"/>
          <w:numId w:val="35"/>
        </w:numPr>
        <w:spacing w:after="0" w:line="240" w:lineRule="auto"/>
        <w:rPr>
          <w:rFonts w:cstheme="minorHAnsi"/>
          <w:sz w:val="21"/>
          <w:szCs w:val="21"/>
          <w:highlight w:val="green"/>
        </w:rPr>
      </w:pPr>
      <w:r w:rsidRPr="009E67A6">
        <w:rPr>
          <w:rFonts w:cstheme="minorHAnsi"/>
          <w:sz w:val="21"/>
          <w:szCs w:val="21"/>
          <w:highlight w:val="green"/>
        </w:rPr>
        <w:t>Do you have children, of any age, living at home?</w:t>
      </w:r>
    </w:p>
    <w:p w14:paraId="3BB4006C" w14:textId="411C354F" w:rsidR="00A21A22" w:rsidRPr="007743C1" w:rsidRDefault="00A21A22" w:rsidP="00A21A22">
      <w:pPr>
        <w:pStyle w:val="ListParagraph"/>
        <w:numPr>
          <w:ilvl w:val="0"/>
          <w:numId w:val="6"/>
        </w:numPr>
        <w:spacing w:after="0" w:line="240" w:lineRule="auto"/>
        <w:rPr>
          <w:rFonts w:cstheme="minorHAnsi"/>
          <w:sz w:val="21"/>
          <w:szCs w:val="21"/>
        </w:rPr>
      </w:pPr>
      <w:r w:rsidRPr="007743C1">
        <w:rPr>
          <w:rFonts w:cstheme="minorHAnsi"/>
          <w:sz w:val="21"/>
          <w:szCs w:val="21"/>
        </w:rPr>
        <w:t xml:space="preserve">Yes </w:t>
      </w:r>
    </w:p>
    <w:p w14:paraId="60C2A831" w14:textId="77777777" w:rsidR="00A21A22" w:rsidRPr="007743C1" w:rsidRDefault="00A21A22" w:rsidP="00A21A22">
      <w:pPr>
        <w:pStyle w:val="ListParagraph"/>
        <w:numPr>
          <w:ilvl w:val="0"/>
          <w:numId w:val="6"/>
        </w:numPr>
        <w:spacing w:after="0" w:line="240" w:lineRule="auto"/>
        <w:rPr>
          <w:rFonts w:cstheme="minorHAnsi"/>
          <w:sz w:val="21"/>
          <w:szCs w:val="21"/>
        </w:rPr>
      </w:pPr>
      <w:r w:rsidRPr="007743C1">
        <w:rPr>
          <w:rFonts w:cstheme="minorHAnsi"/>
          <w:sz w:val="21"/>
          <w:szCs w:val="21"/>
        </w:rPr>
        <w:t xml:space="preserve">No </w:t>
      </w:r>
    </w:p>
    <w:p w14:paraId="26BB428F" w14:textId="77777777" w:rsidR="00A21A22" w:rsidRPr="007743C1" w:rsidRDefault="00A21A22" w:rsidP="00A21A22">
      <w:pPr>
        <w:pStyle w:val="ListParagraph"/>
        <w:numPr>
          <w:ilvl w:val="0"/>
          <w:numId w:val="6"/>
        </w:numPr>
        <w:spacing w:after="0" w:line="240" w:lineRule="auto"/>
        <w:rPr>
          <w:rFonts w:cstheme="minorHAnsi"/>
          <w:sz w:val="21"/>
          <w:szCs w:val="21"/>
        </w:rPr>
      </w:pPr>
      <w:r w:rsidRPr="007743C1">
        <w:rPr>
          <w:rFonts w:cstheme="minorHAnsi"/>
          <w:sz w:val="21"/>
          <w:szCs w:val="21"/>
        </w:rPr>
        <w:t xml:space="preserve">Prefer not to respond </w:t>
      </w:r>
    </w:p>
    <w:p w14:paraId="3DDAA4EB" w14:textId="07F5976D" w:rsidR="00A21A22" w:rsidRDefault="00A21A22" w:rsidP="00867A10">
      <w:pPr>
        <w:spacing w:after="0" w:line="240" w:lineRule="auto"/>
        <w:rPr>
          <w:rFonts w:ascii="Calibri" w:hAnsi="Calibri" w:cs="Calibri"/>
          <w:sz w:val="21"/>
          <w:szCs w:val="21"/>
        </w:rPr>
      </w:pPr>
    </w:p>
    <w:p w14:paraId="668C78C0" w14:textId="7EF5C6A0" w:rsidR="00867A10" w:rsidRPr="00867A10" w:rsidRDefault="000400DB" w:rsidP="00AB57FD">
      <w:pPr>
        <w:pStyle w:val="ListParagraph"/>
        <w:numPr>
          <w:ilvl w:val="0"/>
          <w:numId w:val="35"/>
        </w:numPr>
        <w:spacing w:after="0" w:line="240" w:lineRule="auto"/>
        <w:rPr>
          <w:sz w:val="21"/>
          <w:szCs w:val="21"/>
        </w:rPr>
      </w:pPr>
      <w:r>
        <w:rPr>
          <w:sz w:val="21"/>
          <w:szCs w:val="21"/>
        </w:rPr>
        <w:t>Please indicate your gender.</w:t>
      </w:r>
    </w:p>
    <w:p w14:paraId="63E4AC9D" w14:textId="7507CC97" w:rsidR="00D608CE" w:rsidRPr="00867A10" w:rsidRDefault="00AB57FD" w:rsidP="00BC509D">
      <w:pPr>
        <w:pStyle w:val="ListParagraph"/>
        <w:numPr>
          <w:ilvl w:val="0"/>
          <w:numId w:val="17"/>
        </w:numPr>
        <w:spacing w:after="0" w:line="240" w:lineRule="auto"/>
        <w:rPr>
          <w:sz w:val="21"/>
          <w:szCs w:val="21"/>
        </w:rPr>
      </w:pPr>
      <w:r>
        <w:rPr>
          <w:sz w:val="21"/>
          <w:szCs w:val="21"/>
        </w:rPr>
        <w:t>_________________________________</w:t>
      </w:r>
    </w:p>
    <w:p w14:paraId="4BA96E7B" w14:textId="77777777" w:rsidR="00867A10" w:rsidRPr="00867A10" w:rsidRDefault="00867A10" w:rsidP="00BC509D">
      <w:pPr>
        <w:pStyle w:val="ListParagraph"/>
        <w:numPr>
          <w:ilvl w:val="0"/>
          <w:numId w:val="17"/>
        </w:numPr>
        <w:spacing w:after="0" w:line="240" w:lineRule="auto"/>
        <w:rPr>
          <w:sz w:val="21"/>
          <w:szCs w:val="21"/>
        </w:rPr>
      </w:pPr>
      <w:r w:rsidRPr="00867A10">
        <w:rPr>
          <w:sz w:val="21"/>
          <w:szCs w:val="21"/>
        </w:rPr>
        <w:t>Prefer not to respond</w:t>
      </w:r>
    </w:p>
    <w:p w14:paraId="3E00481D" w14:textId="5EACC37E" w:rsidR="00867A10" w:rsidRDefault="00867A10" w:rsidP="00867A10">
      <w:pPr>
        <w:spacing w:after="0" w:line="240" w:lineRule="auto"/>
        <w:rPr>
          <w:sz w:val="21"/>
          <w:szCs w:val="21"/>
        </w:rPr>
      </w:pPr>
    </w:p>
    <w:p w14:paraId="2BDB5BCD" w14:textId="3CC6FD94" w:rsidR="00867A10" w:rsidRPr="00867A10" w:rsidRDefault="0025079D" w:rsidP="00AB57FD">
      <w:pPr>
        <w:pStyle w:val="ListParagraph"/>
        <w:numPr>
          <w:ilvl w:val="0"/>
          <w:numId w:val="35"/>
        </w:numPr>
        <w:spacing w:after="0" w:line="240" w:lineRule="auto"/>
        <w:rPr>
          <w:sz w:val="21"/>
          <w:szCs w:val="21"/>
        </w:rPr>
      </w:pPr>
      <w:r>
        <w:rPr>
          <w:sz w:val="21"/>
          <w:szCs w:val="21"/>
        </w:rPr>
        <w:t>I</w:t>
      </w:r>
      <w:r w:rsidR="00867A10" w:rsidRPr="00867A10">
        <w:rPr>
          <w:sz w:val="21"/>
          <w:szCs w:val="21"/>
        </w:rPr>
        <w:t>n which province do you reside?</w:t>
      </w:r>
    </w:p>
    <w:p w14:paraId="195D8418" w14:textId="77777777" w:rsidR="00867A10" w:rsidRPr="00867A10" w:rsidRDefault="00867A10" w:rsidP="00BC509D">
      <w:pPr>
        <w:numPr>
          <w:ilvl w:val="0"/>
          <w:numId w:val="18"/>
        </w:numPr>
        <w:spacing w:after="0" w:line="240" w:lineRule="auto"/>
        <w:rPr>
          <w:sz w:val="21"/>
          <w:szCs w:val="21"/>
        </w:rPr>
      </w:pPr>
      <w:r w:rsidRPr="00867A10">
        <w:rPr>
          <w:sz w:val="21"/>
          <w:szCs w:val="21"/>
        </w:rPr>
        <w:t>British Columbia</w:t>
      </w:r>
    </w:p>
    <w:p w14:paraId="33A13E2C" w14:textId="77777777" w:rsidR="00867A10" w:rsidRPr="00867A10" w:rsidRDefault="00867A10" w:rsidP="00BC509D">
      <w:pPr>
        <w:numPr>
          <w:ilvl w:val="0"/>
          <w:numId w:val="18"/>
        </w:numPr>
        <w:spacing w:after="0" w:line="240" w:lineRule="auto"/>
        <w:rPr>
          <w:sz w:val="21"/>
          <w:szCs w:val="21"/>
        </w:rPr>
      </w:pPr>
      <w:r w:rsidRPr="00867A10">
        <w:rPr>
          <w:sz w:val="21"/>
          <w:szCs w:val="21"/>
        </w:rPr>
        <w:t>Alberta</w:t>
      </w:r>
      <w:r w:rsidRPr="00867A10">
        <w:rPr>
          <w:sz w:val="21"/>
          <w:szCs w:val="21"/>
        </w:rPr>
        <w:tab/>
      </w:r>
    </w:p>
    <w:p w14:paraId="4BDAF354" w14:textId="77777777" w:rsidR="00867A10" w:rsidRPr="00867A10" w:rsidRDefault="00867A10" w:rsidP="00BC509D">
      <w:pPr>
        <w:numPr>
          <w:ilvl w:val="0"/>
          <w:numId w:val="18"/>
        </w:numPr>
        <w:spacing w:after="0" w:line="240" w:lineRule="auto"/>
        <w:rPr>
          <w:sz w:val="21"/>
          <w:szCs w:val="21"/>
        </w:rPr>
      </w:pPr>
      <w:r w:rsidRPr="00867A10">
        <w:rPr>
          <w:sz w:val="21"/>
          <w:szCs w:val="21"/>
        </w:rPr>
        <w:t>Saskatchewan</w:t>
      </w:r>
    </w:p>
    <w:p w14:paraId="29B5B316" w14:textId="77777777" w:rsidR="00867A10" w:rsidRPr="00867A10" w:rsidRDefault="00867A10" w:rsidP="00BC509D">
      <w:pPr>
        <w:numPr>
          <w:ilvl w:val="0"/>
          <w:numId w:val="18"/>
        </w:numPr>
        <w:spacing w:after="0" w:line="240" w:lineRule="auto"/>
        <w:rPr>
          <w:sz w:val="21"/>
          <w:szCs w:val="21"/>
        </w:rPr>
      </w:pPr>
      <w:r w:rsidRPr="00867A10">
        <w:rPr>
          <w:sz w:val="21"/>
          <w:szCs w:val="21"/>
        </w:rPr>
        <w:t>Manitoba</w:t>
      </w:r>
      <w:r w:rsidRPr="00867A10">
        <w:rPr>
          <w:sz w:val="21"/>
          <w:szCs w:val="21"/>
        </w:rPr>
        <w:tab/>
      </w:r>
    </w:p>
    <w:p w14:paraId="3AA4171A" w14:textId="77777777" w:rsidR="00867A10" w:rsidRPr="00867A10" w:rsidRDefault="00867A10" w:rsidP="00BC509D">
      <w:pPr>
        <w:numPr>
          <w:ilvl w:val="0"/>
          <w:numId w:val="18"/>
        </w:numPr>
        <w:spacing w:after="0" w:line="240" w:lineRule="auto"/>
        <w:rPr>
          <w:sz w:val="21"/>
          <w:szCs w:val="21"/>
        </w:rPr>
      </w:pPr>
      <w:r w:rsidRPr="00867A10">
        <w:rPr>
          <w:sz w:val="21"/>
          <w:szCs w:val="21"/>
        </w:rPr>
        <w:t>Ontario</w:t>
      </w:r>
      <w:r w:rsidRPr="00867A10">
        <w:rPr>
          <w:sz w:val="21"/>
          <w:szCs w:val="21"/>
        </w:rPr>
        <w:tab/>
      </w:r>
    </w:p>
    <w:p w14:paraId="44171E8E" w14:textId="77777777" w:rsidR="00867A10" w:rsidRPr="00867A10" w:rsidRDefault="00867A10" w:rsidP="00BC509D">
      <w:pPr>
        <w:numPr>
          <w:ilvl w:val="0"/>
          <w:numId w:val="18"/>
        </w:numPr>
        <w:spacing w:after="0" w:line="240" w:lineRule="auto"/>
        <w:rPr>
          <w:sz w:val="21"/>
          <w:szCs w:val="21"/>
        </w:rPr>
      </w:pPr>
      <w:r w:rsidRPr="00867A10">
        <w:rPr>
          <w:sz w:val="21"/>
          <w:szCs w:val="21"/>
        </w:rPr>
        <w:t>Quebec</w:t>
      </w:r>
      <w:r w:rsidRPr="00867A10">
        <w:rPr>
          <w:sz w:val="21"/>
          <w:szCs w:val="21"/>
        </w:rPr>
        <w:tab/>
      </w:r>
    </w:p>
    <w:p w14:paraId="45FC0CD2" w14:textId="77777777" w:rsidR="00867A10" w:rsidRPr="00867A10" w:rsidRDefault="00867A10" w:rsidP="00BC509D">
      <w:pPr>
        <w:numPr>
          <w:ilvl w:val="0"/>
          <w:numId w:val="18"/>
        </w:numPr>
        <w:spacing w:after="0" w:line="240" w:lineRule="auto"/>
        <w:rPr>
          <w:sz w:val="21"/>
          <w:szCs w:val="21"/>
        </w:rPr>
      </w:pPr>
      <w:r w:rsidRPr="00867A10">
        <w:rPr>
          <w:sz w:val="21"/>
          <w:szCs w:val="21"/>
        </w:rPr>
        <w:t>New Brunswick</w:t>
      </w:r>
    </w:p>
    <w:p w14:paraId="7184A8F5" w14:textId="77777777" w:rsidR="00867A10" w:rsidRPr="00867A10" w:rsidRDefault="00867A10" w:rsidP="00BC509D">
      <w:pPr>
        <w:numPr>
          <w:ilvl w:val="0"/>
          <w:numId w:val="18"/>
        </w:numPr>
        <w:spacing w:after="0" w:line="240" w:lineRule="auto"/>
        <w:rPr>
          <w:sz w:val="21"/>
          <w:szCs w:val="21"/>
        </w:rPr>
      </w:pPr>
      <w:r w:rsidRPr="00867A10">
        <w:rPr>
          <w:sz w:val="21"/>
          <w:szCs w:val="21"/>
        </w:rPr>
        <w:t>Nova Scotia</w:t>
      </w:r>
      <w:r w:rsidRPr="00867A10">
        <w:rPr>
          <w:sz w:val="21"/>
          <w:szCs w:val="21"/>
        </w:rPr>
        <w:tab/>
      </w:r>
    </w:p>
    <w:p w14:paraId="0952A296" w14:textId="77777777" w:rsidR="00867A10" w:rsidRPr="00867A10" w:rsidRDefault="00867A10" w:rsidP="00BC509D">
      <w:pPr>
        <w:numPr>
          <w:ilvl w:val="0"/>
          <w:numId w:val="18"/>
        </w:numPr>
        <w:spacing w:after="0" w:line="240" w:lineRule="auto"/>
        <w:rPr>
          <w:sz w:val="21"/>
          <w:szCs w:val="21"/>
        </w:rPr>
      </w:pPr>
      <w:r w:rsidRPr="00867A10">
        <w:rPr>
          <w:sz w:val="21"/>
          <w:szCs w:val="21"/>
        </w:rPr>
        <w:t>Prince Edward Island</w:t>
      </w:r>
      <w:r w:rsidRPr="00867A10">
        <w:rPr>
          <w:sz w:val="21"/>
          <w:szCs w:val="21"/>
        </w:rPr>
        <w:tab/>
      </w:r>
    </w:p>
    <w:p w14:paraId="42341767" w14:textId="77777777" w:rsidR="00867A10" w:rsidRPr="00867A10" w:rsidRDefault="00867A10" w:rsidP="00BC509D">
      <w:pPr>
        <w:numPr>
          <w:ilvl w:val="0"/>
          <w:numId w:val="18"/>
        </w:numPr>
        <w:spacing w:after="0" w:line="240" w:lineRule="auto"/>
        <w:rPr>
          <w:sz w:val="21"/>
          <w:szCs w:val="21"/>
        </w:rPr>
      </w:pPr>
      <w:r w:rsidRPr="00867A10">
        <w:rPr>
          <w:sz w:val="21"/>
          <w:szCs w:val="21"/>
        </w:rPr>
        <w:t>Newfoundland and Labrador</w:t>
      </w:r>
    </w:p>
    <w:p w14:paraId="6372AC1F" w14:textId="77777777" w:rsidR="00867A10" w:rsidRPr="00867A10" w:rsidRDefault="00867A10" w:rsidP="00BC509D">
      <w:pPr>
        <w:numPr>
          <w:ilvl w:val="0"/>
          <w:numId w:val="18"/>
        </w:numPr>
        <w:spacing w:after="0" w:line="240" w:lineRule="auto"/>
        <w:rPr>
          <w:sz w:val="21"/>
          <w:szCs w:val="21"/>
        </w:rPr>
      </w:pPr>
      <w:r w:rsidRPr="00867A10">
        <w:rPr>
          <w:sz w:val="21"/>
          <w:szCs w:val="21"/>
        </w:rPr>
        <w:t>Territory</w:t>
      </w:r>
    </w:p>
    <w:p w14:paraId="1B0D3029" w14:textId="20489665" w:rsidR="000C63F8" w:rsidRPr="00565574" w:rsidRDefault="00867A10" w:rsidP="00867A10">
      <w:pPr>
        <w:numPr>
          <w:ilvl w:val="0"/>
          <w:numId w:val="18"/>
        </w:numPr>
        <w:spacing w:after="0" w:line="240" w:lineRule="auto"/>
        <w:rPr>
          <w:sz w:val="21"/>
          <w:szCs w:val="21"/>
        </w:rPr>
      </w:pPr>
      <w:r w:rsidRPr="00867A10">
        <w:rPr>
          <w:sz w:val="21"/>
          <w:szCs w:val="21"/>
        </w:rPr>
        <w:t>Prefer not to respond</w:t>
      </w:r>
    </w:p>
    <w:p w14:paraId="21EFDB0B" w14:textId="77777777" w:rsidR="000C63F8" w:rsidRPr="00867A10" w:rsidRDefault="000C63F8" w:rsidP="00867A10">
      <w:pPr>
        <w:spacing w:after="0" w:line="240" w:lineRule="auto"/>
        <w:rPr>
          <w:sz w:val="21"/>
          <w:szCs w:val="21"/>
        </w:rPr>
      </w:pPr>
    </w:p>
    <w:p w14:paraId="2C70E62E" w14:textId="77777777" w:rsidR="00867A10" w:rsidRPr="00867A10" w:rsidRDefault="00867A10" w:rsidP="00AB57FD">
      <w:pPr>
        <w:pStyle w:val="ListParagraph"/>
        <w:numPr>
          <w:ilvl w:val="0"/>
          <w:numId w:val="35"/>
        </w:numPr>
        <w:spacing w:after="0" w:line="240" w:lineRule="auto"/>
        <w:rPr>
          <w:b/>
          <w:sz w:val="21"/>
          <w:szCs w:val="21"/>
        </w:rPr>
      </w:pPr>
      <w:r w:rsidRPr="00867A10">
        <w:rPr>
          <w:sz w:val="21"/>
          <w:szCs w:val="21"/>
        </w:rPr>
        <w:t xml:space="preserve">To help us better understand how various cultures approach their finances, how would you describe your cultural descent/ethnic origin? </w:t>
      </w:r>
      <w:r w:rsidRPr="00867A10">
        <w:rPr>
          <w:b/>
          <w:sz w:val="21"/>
          <w:szCs w:val="21"/>
        </w:rPr>
        <w:t xml:space="preserve">[CHECK ALL THAT APPLY] </w:t>
      </w:r>
    </w:p>
    <w:p w14:paraId="023B4C54"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lastRenderedPageBreak/>
        <w:t xml:space="preserve">Aboriginal First Nations </w:t>
      </w:r>
    </w:p>
    <w:p w14:paraId="37EBEF49"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African / Black</w:t>
      </w:r>
    </w:p>
    <w:p w14:paraId="714782E9"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 xml:space="preserve">South Asian / East Asian (excluding China) </w:t>
      </w:r>
    </w:p>
    <w:p w14:paraId="5F7608BF"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 xml:space="preserve">Chinese </w:t>
      </w:r>
    </w:p>
    <w:p w14:paraId="4E3A7B00"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West Asian / Arab</w:t>
      </w:r>
    </w:p>
    <w:p w14:paraId="348D9341"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Caucasian / White</w:t>
      </w:r>
    </w:p>
    <w:p w14:paraId="3656FFCD"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Latin American</w:t>
      </w:r>
    </w:p>
    <w:p w14:paraId="42A0377C"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Other (please specify) _____________________________________________</w:t>
      </w:r>
    </w:p>
    <w:p w14:paraId="177D6BFD"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 xml:space="preserve">Prefer not to respond </w:t>
      </w:r>
    </w:p>
    <w:p w14:paraId="41A47784" w14:textId="77777777" w:rsidR="00867A10" w:rsidRDefault="00867A10" w:rsidP="00867A10">
      <w:pPr>
        <w:spacing w:after="0" w:line="240" w:lineRule="auto"/>
        <w:rPr>
          <w:sz w:val="21"/>
          <w:szCs w:val="21"/>
        </w:rPr>
      </w:pPr>
    </w:p>
    <w:p w14:paraId="5D89DC0B" w14:textId="77777777" w:rsidR="00E74B91" w:rsidRDefault="00867A10" w:rsidP="00AB57FD">
      <w:pPr>
        <w:pStyle w:val="ListParagraph"/>
        <w:numPr>
          <w:ilvl w:val="0"/>
          <w:numId w:val="35"/>
        </w:numPr>
        <w:tabs>
          <w:tab w:val="left" w:pos="90"/>
        </w:tabs>
        <w:spacing w:after="0" w:line="240" w:lineRule="auto"/>
        <w:rPr>
          <w:rFonts w:cstheme="minorHAnsi"/>
          <w:sz w:val="21"/>
          <w:szCs w:val="21"/>
        </w:rPr>
      </w:pPr>
      <w:r w:rsidRPr="00867A10">
        <w:rPr>
          <w:rFonts w:cstheme="minorHAnsi"/>
          <w:sz w:val="21"/>
          <w:szCs w:val="21"/>
        </w:rPr>
        <w:t>What is your postal code?</w:t>
      </w:r>
    </w:p>
    <w:p w14:paraId="0CCB6AB7" w14:textId="77777777" w:rsidR="00867A10" w:rsidRPr="008C56DC" w:rsidRDefault="00867A10" w:rsidP="00BC509D">
      <w:pPr>
        <w:pStyle w:val="ListParagraph"/>
        <w:numPr>
          <w:ilvl w:val="0"/>
          <w:numId w:val="12"/>
        </w:numPr>
        <w:spacing w:after="0" w:line="240" w:lineRule="auto"/>
        <w:rPr>
          <w:sz w:val="21"/>
          <w:szCs w:val="21"/>
        </w:rPr>
      </w:pPr>
      <w:r w:rsidRPr="008C56DC">
        <w:rPr>
          <w:sz w:val="21"/>
          <w:szCs w:val="21"/>
        </w:rPr>
        <w:t xml:space="preserve"> ________________________________</w:t>
      </w:r>
    </w:p>
    <w:p w14:paraId="72C9A45A" w14:textId="77777777" w:rsidR="00867A10" w:rsidRPr="00867A10" w:rsidRDefault="00867A10" w:rsidP="00BC509D">
      <w:pPr>
        <w:pStyle w:val="ListParagraph"/>
        <w:numPr>
          <w:ilvl w:val="0"/>
          <w:numId w:val="12"/>
        </w:numPr>
        <w:spacing w:after="0" w:line="240" w:lineRule="auto"/>
        <w:rPr>
          <w:sz w:val="21"/>
          <w:szCs w:val="21"/>
        </w:rPr>
      </w:pPr>
      <w:r w:rsidRPr="00867A10">
        <w:rPr>
          <w:sz w:val="21"/>
          <w:szCs w:val="21"/>
        </w:rPr>
        <w:t>Prefer not to respond</w:t>
      </w:r>
    </w:p>
    <w:p w14:paraId="3CB3018A" w14:textId="77777777" w:rsidR="00867A10" w:rsidRPr="00867A10" w:rsidRDefault="00867A10" w:rsidP="00867A10">
      <w:pPr>
        <w:spacing w:after="0" w:line="240" w:lineRule="auto"/>
        <w:jc w:val="center"/>
        <w:rPr>
          <w:sz w:val="21"/>
          <w:szCs w:val="21"/>
        </w:rPr>
      </w:pPr>
    </w:p>
    <w:p w14:paraId="3A4ED3E4" w14:textId="77777777" w:rsidR="00867A10" w:rsidRPr="00867A10" w:rsidRDefault="00867A10" w:rsidP="00867A10">
      <w:pPr>
        <w:spacing w:after="0" w:line="240" w:lineRule="auto"/>
        <w:jc w:val="center"/>
        <w:rPr>
          <w:sz w:val="21"/>
          <w:szCs w:val="21"/>
        </w:rPr>
      </w:pPr>
    </w:p>
    <w:p w14:paraId="7D23939D" w14:textId="77777777" w:rsidR="00867A10" w:rsidRPr="00867A10" w:rsidRDefault="00867A10" w:rsidP="00867A10">
      <w:pPr>
        <w:spacing w:after="0" w:line="240" w:lineRule="auto"/>
        <w:jc w:val="center"/>
        <w:rPr>
          <w:sz w:val="21"/>
          <w:szCs w:val="21"/>
        </w:rPr>
      </w:pPr>
    </w:p>
    <w:p w14:paraId="58E2DA4E" w14:textId="77777777" w:rsidR="001916B6" w:rsidRPr="00867A10" w:rsidRDefault="00867A10" w:rsidP="00B42369">
      <w:pPr>
        <w:spacing w:after="0" w:line="240" w:lineRule="auto"/>
        <w:jc w:val="center"/>
        <w:rPr>
          <w:rFonts w:cstheme="minorHAnsi"/>
          <w:iCs/>
          <w:sz w:val="21"/>
          <w:szCs w:val="21"/>
          <w:lang w:val="en-US"/>
        </w:rPr>
      </w:pPr>
      <w:r w:rsidRPr="00867A10">
        <w:rPr>
          <w:sz w:val="21"/>
          <w:szCs w:val="21"/>
        </w:rPr>
        <w:t>Thank you for participating in our survey.</w:t>
      </w:r>
    </w:p>
    <w:sectPr w:rsidR="001916B6" w:rsidRPr="00867A10" w:rsidSect="005E5775">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DAC498" w14:textId="77777777" w:rsidR="001B6E3E" w:rsidRDefault="001B6E3E" w:rsidP="000C63F8">
      <w:pPr>
        <w:spacing w:after="0" w:line="240" w:lineRule="auto"/>
      </w:pPr>
      <w:r>
        <w:separator/>
      </w:r>
    </w:p>
  </w:endnote>
  <w:endnote w:type="continuationSeparator" w:id="0">
    <w:p w14:paraId="202F6F35" w14:textId="77777777" w:rsidR="001B6E3E" w:rsidRDefault="001B6E3E" w:rsidP="000C6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7700212"/>
      <w:docPartObj>
        <w:docPartGallery w:val="Page Numbers (Bottom of Page)"/>
        <w:docPartUnique/>
      </w:docPartObj>
    </w:sdtPr>
    <w:sdtEndPr>
      <w:rPr>
        <w:color w:val="7F7F7F" w:themeColor="background1" w:themeShade="7F"/>
        <w:spacing w:val="60"/>
      </w:rPr>
    </w:sdtEndPr>
    <w:sdtContent>
      <w:p w14:paraId="0ED8EF35" w14:textId="23BE72FF" w:rsidR="00CD5055" w:rsidRDefault="00CD50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AA98A35" w14:textId="77777777" w:rsidR="00CD5055" w:rsidRDefault="00CD5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9D13D1" w14:textId="77777777" w:rsidR="001B6E3E" w:rsidRDefault="001B6E3E" w:rsidP="000C63F8">
      <w:pPr>
        <w:spacing w:after="0" w:line="240" w:lineRule="auto"/>
      </w:pPr>
      <w:r>
        <w:separator/>
      </w:r>
    </w:p>
  </w:footnote>
  <w:footnote w:type="continuationSeparator" w:id="0">
    <w:p w14:paraId="1EB4D9CD" w14:textId="77777777" w:rsidR="001B6E3E" w:rsidRDefault="001B6E3E" w:rsidP="000C6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24BC2"/>
    <w:multiLevelType w:val="hybridMultilevel"/>
    <w:tmpl w:val="8DE28060"/>
    <w:lvl w:ilvl="0" w:tplc="1009000F">
      <w:start w:val="1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530082"/>
    <w:multiLevelType w:val="hybridMultilevel"/>
    <w:tmpl w:val="6ED45A8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DF35E93"/>
    <w:multiLevelType w:val="hybridMultilevel"/>
    <w:tmpl w:val="A1047DB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E2E1F2B"/>
    <w:multiLevelType w:val="hybridMultilevel"/>
    <w:tmpl w:val="B48E5012"/>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EF62D7C"/>
    <w:multiLevelType w:val="hybridMultilevel"/>
    <w:tmpl w:val="6E041886"/>
    <w:lvl w:ilvl="0" w:tplc="04090003">
      <w:start w:val="1"/>
      <w:numFmt w:val="bullet"/>
      <w:lvlText w:val="o"/>
      <w:lvlJc w:val="left"/>
      <w:pPr>
        <w:tabs>
          <w:tab w:val="num" w:pos="1080"/>
        </w:tabs>
        <w:ind w:left="1080" w:hanging="360"/>
      </w:pPr>
      <w:rPr>
        <w:rFonts w:ascii="Courier New" w:hAnsi="Courier New" w:hint="default"/>
        <w:color w:val="auto"/>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F0905D4"/>
    <w:multiLevelType w:val="hybridMultilevel"/>
    <w:tmpl w:val="8DE28060"/>
    <w:lvl w:ilvl="0" w:tplc="1009000F">
      <w:start w:val="1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38C072B"/>
    <w:multiLevelType w:val="hybridMultilevel"/>
    <w:tmpl w:val="39C256F0"/>
    <w:lvl w:ilvl="0" w:tplc="10090003">
      <w:start w:val="1"/>
      <w:numFmt w:val="bullet"/>
      <w:lvlText w:val="o"/>
      <w:lvlJc w:val="left"/>
      <w:pPr>
        <w:ind w:left="1080" w:hanging="360"/>
      </w:pPr>
      <w:rPr>
        <w:rFonts w:ascii="Courier New" w:hAnsi="Courier New" w:hint="default"/>
        <w:b w:val="0"/>
        <w:i w:val="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56A3846"/>
    <w:multiLevelType w:val="hybridMultilevel"/>
    <w:tmpl w:val="726E72D2"/>
    <w:lvl w:ilvl="0" w:tplc="1009000F">
      <w:start w:val="37"/>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C257A7A"/>
    <w:multiLevelType w:val="hybridMultilevel"/>
    <w:tmpl w:val="8DE28060"/>
    <w:lvl w:ilvl="0" w:tplc="1009000F">
      <w:start w:val="1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F14780F"/>
    <w:multiLevelType w:val="hybridMultilevel"/>
    <w:tmpl w:val="081EE044"/>
    <w:lvl w:ilvl="0" w:tplc="76F899A2">
      <w:start w:val="1"/>
      <w:numFmt w:val="decimal"/>
      <w:lvlText w:val="%1."/>
      <w:lvlJc w:val="left"/>
      <w:pPr>
        <w:ind w:left="360" w:hanging="360"/>
      </w:pPr>
      <w:rPr>
        <w:rFonts w:cs="Times New Roman"/>
        <w:b w:val="0"/>
        <w:i w:val="0"/>
      </w:rPr>
    </w:lvl>
    <w:lvl w:ilvl="1" w:tplc="04090019">
      <w:start w:val="1"/>
      <w:numFmt w:val="lowerLetter"/>
      <w:lvlText w:val="%2."/>
      <w:lvlJc w:val="left"/>
      <w:pPr>
        <w:ind w:left="1015" w:hanging="360"/>
      </w:pPr>
      <w:rPr>
        <w:rFonts w:cs="Times New Roman"/>
      </w:rPr>
    </w:lvl>
    <w:lvl w:ilvl="2" w:tplc="0409001B">
      <w:start w:val="1"/>
      <w:numFmt w:val="lowerRoman"/>
      <w:lvlText w:val="%3."/>
      <w:lvlJc w:val="right"/>
      <w:pPr>
        <w:ind w:left="1735" w:hanging="180"/>
      </w:pPr>
      <w:rPr>
        <w:rFonts w:cs="Times New Roman"/>
      </w:rPr>
    </w:lvl>
    <w:lvl w:ilvl="3" w:tplc="0409000F">
      <w:start w:val="1"/>
      <w:numFmt w:val="decimal"/>
      <w:lvlText w:val="%4."/>
      <w:lvlJc w:val="left"/>
      <w:pPr>
        <w:ind w:left="2455" w:hanging="360"/>
      </w:pPr>
      <w:rPr>
        <w:rFonts w:cs="Times New Roman"/>
      </w:rPr>
    </w:lvl>
    <w:lvl w:ilvl="4" w:tplc="04090019">
      <w:start w:val="1"/>
      <w:numFmt w:val="lowerLetter"/>
      <w:lvlText w:val="%5."/>
      <w:lvlJc w:val="left"/>
      <w:pPr>
        <w:ind w:left="3175" w:hanging="360"/>
      </w:pPr>
      <w:rPr>
        <w:rFonts w:cs="Times New Roman"/>
      </w:rPr>
    </w:lvl>
    <w:lvl w:ilvl="5" w:tplc="0409001B">
      <w:start w:val="1"/>
      <w:numFmt w:val="lowerRoman"/>
      <w:lvlText w:val="%6."/>
      <w:lvlJc w:val="right"/>
      <w:pPr>
        <w:ind w:left="3895" w:hanging="180"/>
      </w:pPr>
      <w:rPr>
        <w:rFonts w:cs="Times New Roman"/>
      </w:rPr>
    </w:lvl>
    <w:lvl w:ilvl="6" w:tplc="0409000F">
      <w:start w:val="1"/>
      <w:numFmt w:val="decimal"/>
      <w:lvlText w:val="%7."/>
      <w:lvlJc w:val="left"/>
      <w:pPr>
        <w:ind w:left="4615" w:hanging="360"/>
      </w:pPr>
      <w:rPr>
        <w:rFonts w:cs="Times New Roman"/>
      </w:rPr>
    </w:lvl>
    <w:lvl w:ilvl="7" w:tplc="04090019">
      <w:start w:val="1"/>
      <w:numFmt w:val="lowerLetter"/>
      <w:lvlText w:val="%8."/>
      <w:lvlJc w:val="left"/>
      <w:pPr>
        <w:ind w:left="5335" w:hanging="360"/>
      </w:pPr>
      <w:rPr>
        <w:rFonts w:cs="Times New Roman"/>
      </w:rPr>
    </w:lvl>
    <w:lvl w:ilvl="8" w:tplc="0409001B">
      <w:start w:val="1"/>
      <w:numFmt w:val="lowerRoman"/>
      <w:lvlText w:val="%9."/>
      <w:lvlJc w:val="right"/>
      <w:pPr>
        <w:ind w:left="6055" w:hanging="180"/>
      </w:pPr>
      <w:rPr>
        <w:rFonts w:cs="Times New Roman"/>
      </w:rPr>
    </w:lvl>
  </w:abstractNum>
  <w:abstractNum w:abstractNumId="10" w15:restartNumberingAfterBreak="0">
    <w:nsid w:val="22DD3744"/>
    <w:multiLevelType w:val="hybridMultilevel"/>
    <w:tmpl w:val="C688E568"/>
    <w:lvl w:ilvl="0" w:tplc="04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1" w15:restartNumberingAfterBreak="0">
    <w:nsid w:val="2A9B3333"/>
    <w:multiLevelType w:val="hybridMultilevel"/>
    <w:tmpl w:val="E35CCD34"/>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2BBA3AD7"/>
    <w:multiLevelType w:val="hybridMultilevel"/>
    <w:tmpl w:val="19867068"/>
    <w:lvl w:ilvl="0" w:tplc="10090003">
      <w:start w:val="1"/>
      <w:numFmt w:val="bullet"/>
      <w:lvlText w:val="o"/>
      <w:lvlJc w:val="left"/>
      <w:pPr>
        <w:ind w:left="1080" w:hanging="360"/>
      </w:pPr>
      <w:rPr>
        <w:rFonts w:ascii="Courier New" w:hAnsi="Courier New" w:hint="default"/>
        <w:b w:val="0"/>
        <w:i w:val="0"/>
        <w:color w:val="auto"/>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3" w15:restartNumberingAfterBreak="0">
    <w:nsid w:val="2D5C5EC5"/>
    <w:multiLevelType w:val="hybridMultilevel"/>
    <w:tmpl w:val="02D87B4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31332B29"/>
    <w:multiLevelType w:val="hybridMultilevel"/>
    <w:tmpl w:val="023C255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31776840"/>
    <w:multiLevelType w:val="hybridMultilevel"/>
    <w:tmpl w:val="8EB6884E"/>
    <w:lvl w:ilvl="0" w:tplc="C1543EB4">
      <w:start w:val="37"/>
      <w:numFmt w:val="decimal"/>
      <w:lvlText w:val="%1."/>
      <w:lvlJc w:val="left"/>
      <w:pPr>
        <w:ind w:left="720" w:hanging="360"/>
      </w:pPr>
      <w:rPr>
        <w:rFonts w:hint="default"/>
        <w:b w:val="0"/>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3F65E4"/>
    <w:multiLevelType w:val="hybridMultilevel"/>
    <w:tmpl w:val="6AD4E51E"/>
    <w:lvl w:ilvl="0" w:tplc="10090003">
      <w:start w:val="1"/>
      <w:numFmt w:val="bullet"/>
      <w:lvlText w:val="o"/>
      <w:lvlJc w:val="left"/>
      <w:pPr>
        <w:ind w:left="1080" w:hanging="360"/>
      </w:pPr>
      <w:rPr>
        <w:rFonts w:ascii="Courier New" w:hAnsi="Courier New" w:cs="Courier New" w:hint="default"/>
        <w:color w:val="auto"/>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32C44AC4"/>
    <w:multiLevelType w:val="hybridMultilevel"/>
    <w:tmpl w:val="2986719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350035"/>
    <w:multiLevelType w:val="hybridMultilevel"/>
    <w:tmpl w:val="5848472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35CF100A"/>
    <w:multiLevelType w:val="hybridMultilevel"/>
    <w:tmpl w:val="8DE28060"/>
    <w:lvl w:ilvl="0" w:tplc="1009000F">
      <w:start w:val="11"/>
      <w:numFmt w:val="decimal"/>
      <w:lvlText w:val="%1."/>
      <w:lvlJc w:val="left"/>
      <w:pPr>
        <w:ind w:left="502" w:hanging="360"/>
      </w:pPr>
      <w:rPr>
        <w:rFonts w:hint="default"/>
      </w:rPr>
    </w:lvl>
    <w:lvl w:ilvl="1" w:tplc="10090019">
      <w:start w:val="1"/>
      <w:numFmt w:val="lowerLetter"/>
      <w:lvlText w:val="%2."/>
      <w:lvlJc w:val="left"/>
      <w:pPr>
        <w:ind w:left="1222" w:hanging="360"/>
      </w:pPr>
    </w:lvl>
    <w:lvl w:ilvl="2" w:tplc="1009001B" w:tentative="1">
      <w:start w:val="1"/>
      <w:numFmt w:val="lowerRoman"/>
      <w:lvlText w:val="%3."/>
      <w:lvlJc w:val="right"/>
      <w:pPr>
        <w:ind w:left="1942" w:hanging="180"/>
      </w:pPr>
    </w:lvl>
    <w:lvl w:ilvl="3" w:tplc="1009000F" w:tentative="1">
      <w:start w:val="1"/>
      <w:numFmt w:val="decimal"/>
      <w:lvlText w:val="%4."/>
      <w:lvlJc w:val="left"/>
      <w:pPr>
        <w:ind w:left="2662" w:hanging="360"/>
      </w:pPr>
    </w:lvl>
    <w:lvl w:ilvl="4" w:tplc="10090019" w:tentative="1">
      <w:start w:val="1"/>
      <w:numFmt w:val="lowerLetter"/>
      <w:lvlText w:val="%5."/>
      <w:lvlJc w:val="left"/>
      <w:pPr>
        <w:ind w:left="3382" w:hanging="360"/>
      </w:pPr>
    </w:lvl>
    <w:lvl w:ilvl="5" w:tplc="1009001B" w:tentative="1">
      <w:start w:val="1"/>
      <w:numFmt w:val="lowerRoman"/>
      <w:lvlText w:val="%6."/>
      <w:lvlJc w:val="right"/>
      <w:pPr>
        <w:ind w:left="4102" w:hanging="180"/>
      </w:pPr>
    </w:lvl>
    <w:lvl w:ilvl="6" w:tplc="1009000F" w:tentative="1">
      <w:start w:val="1"/>
      <w:numFmt w:val="decimal"/>
      <w:lvlText w:val="%7."/>
      <w:lvlJc w:val="left"/>
      <w:pPr>
        <w:ind w:left="4822" w:hanging="360"/>
      </w:pPr>
    </w:lvl>
    <w:lvl w:ilvl="7" w:tplc="10090019" w:tentative="1">
      <w:start w:val="1"/>
      <w:numFmt w:val="lowerLetter"/>
      <w:lvlText w:val="%8."/>
      <w:lvlJc w:val="left"/>
      <w:pPr>
        <w:ind w:left="5542" w:hanging="360"/>
      </w:pPr>
    </w:lvl>
    <w:lvl w:ilvl="8" w:tplc="1009001B" w:tentative="1">
      <w:start w:val="1"/>
      <w:numFmt w:val="lowerRoman"/>
      <w:lvlText w:val="%9."/>
      <w:lvlJc w:val="right"/>
      <w:pPr>
        <w:ind w:left="6262" w:hanging="180"/>
      </w:pPr>
    </w:lvl>
  </w:abstractNum>
  <w:abstractNum w:abstractNumId="20" w15:restartNumberingAfterBreak="0">
    <w:nsid w:val="39193B74"/>
    <w:multiLevelType w:val="hybridMultilevel"/>
    <w:tmpl w:val="31A02A4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405D00F6"/>
    <w:multiLevelType w:val="hybridMultilevel"/>
    <w:tmpl w:val="1F80EE54"/>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47C46AF2"/>
    <w:multiLevelType w:val="hybridMultilevel"/>
    <w:tmpl w:val="123AB856"/>
    <w:lvl w:ilvl="0" w:tplc="10090003">
      <w:start w:val="1"/>
      <w:numFmt w:val="bullet"/>
      <w:lvlText w:val="o"/>
      <w:lvlJc w:val="left"/>
      <w:pPr>
        <w:ind w:left="1080" w:hanging="360"/>
      </w:pPr>
      <w:rPr>
        <w:rFonts w:ascii="Courier New" w:hAnsi="Courier New" w:cs="Courier New" w:hint="default"/>
        <w:b w:val="0"/>
        <w:i w:val="0"/>
      </w:rPr>
    </w:lvl>
    <w:lvl w:ilvl="1" w:tplc="04090003">
      <w:start w:val="1"/>
      <w:numFmt w:val="bullet"/>
      <w:lvlText w:val="o"/>
      <w:lvlJc w:val="left"/>
      <w:pPr>
        <w:ind w:left="1800" w:hanging="360"/>
      </w:pPr>
      <w:rPr>
        <w:rFonts w:ascii="Courier New" w:hAnsi="Courier New" w:hint="default"/>
      </w:rPr>
    </w:lvl>
    <w:lvl w:ilvl="2" w:tplc="30FED88A">
      <w:numFmt w:val="bullet"/>
      <w:lvlText w:val="-"/>
      <w:lvlJc w:val="left"/>
      <w:pPr>
        <w:ind w:left="2925" w:hanging="765"/>
      </w:pPr>
      <w:rPr>
        <w:rFonts w:ascii="Calibri" w:eastAsia="Calibri" w:hAnsi="Calibri"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C326061"/>
    <w:multiLevelType w:val="hybridMultilevel"/>
    <w:tmpl w:val="640444BE"/>
    <w:lvl w:ilvl="0" w:tplc="10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4E375B33"/>
    <w:multiLevelType w:val="hybridMultilevel"/>
    <w:tmpl w:val="E824541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F663E68"/>
    <w:multiLevelType w:val="hybridMultilevel"/>
    <w:tmpl w:val="CB10E038"/>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4F896DE6"/>
    <w:multiLevelType w:val="hybridMultilevel"/>
    <w:tmpl w:val="C3BCC084"/>
    <w:lvl w:ilvl="0" w:tplc="10090003">
      <w:start w:val="1"/>
      <w:numFmt w:val="bullet"/>
      <w:lvlText w:val="o"/>
      <w:lvlJc w:val="left"/>
      <w:pPr>
        <w:ind w:left="1080" w:hanging="360"/>
      </w:pPr>
      <w:rPr>
        <w:rFonts w:ascii="Courier New" w:hAnsi="Courier New" w:hint="default"/>
        <w:b w:val="0"/>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0E24609"/>
    <w:multiLevelType w:val="hybridMultilevel"/>
    <w:tmpl w:val="273CA478"/>
    <w:lvl w:ilvl="0" w:tplc="7DF0E65E">
      <w:start w:val="1"/>
      <w:numFmt w:val="bullet"/>
      <w:lvlText w:val="□"/>
      <w:lvlJc w:val="left"/>
      <w:pPr>
        <w:ind w:left="720" w:hanging="360"/>
      </w:pPr>
      <w:rPr>
        <w:rFonts w:ascii="Verdana" w:hAnsi="Verdana"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DAA1F88"/>
    <w:multiLevelType w:val="hybridMultilevel"/>
    <w:tmpl w:val="B33A3FDC"/>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631202A4"/>
    <w:multiLevelType w:val="hybridMultilevel"/>
    <w:tmpl w:val="F40E848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502535D"/>
    <w:multiLevelType w:val="hybridMultilevel"/>
    <w:tmpl w:val="CEB48A00"/>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6FC2F60"/>
    <w:multiLevelType w:val="hybridMultilevel"/>
    <w:tmpl w:val="871E1BA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C967DEA"/>
    <w:multiLevelType w:val="hybridMultilevel"/>
    <w:tmpl w:val="A9DA9596"/>
    <w:lvl w:ilvl="0" w:tplc="10090003">
      <w:start w:val="1"/>
      <w:numFmt w:val="bullet"/>
      <w:lvlText w:val="o"/>
      <w:lvlJc w:val="left"/>
      <w:pPr>
        <w:ind w:left="1080" w:hanging="360"/>
      </w:pPr>
      <w:rPr>
        <w:rFonts w:ascii="Courier New" w:hAnsi="Courier New" w:cs="Courier New" w:hint="default"/>
      </w:rPr>
    </w:lvl>
    <w:lvl w:ilvl="1" w:tplc="ECBA1C04">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172776C"/>
    <w:multiLevelType w:val="hybridMultilevel"/>
    <w:tmpl w:val="5C4A13B0"/>
    <w:lvl w:ilvl="0" w:tplc="10090003">
      <w:start w:val="1"/>
      <w:numFmt w:val="bullet"/>
      <w:lvlText w:val="o"/>
      <w:lvlJc w:val="left"/>
      <w:pPr>
        <w:ind w:left="1080" w:hanging="360"/>
      </w:pPr>
      <w:rPr>
        <w:rFonts w:ascii="Courier New" w:hAnsi="Courier New" w:hint="default"/>
        <w:b w:val="0"/>
        <w:i w:val="0"/>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AE747E"/>
    <w:multiLevelType w:val="hybridMultilevel"/>
    <w:tmpl w:val="7A22D2C6"/>
    <w:lvl w:ilvl="0" w:tplc="EC74C10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C5068DD"/>
    <w:multiLevelType w:val="hybridMultilevel"/>
    <w:tmpl w:val="7D6E47DE"/>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15:restartNumberingAfterBreak="0">
    <w:nsid w:val="7D8C31E0"/>
    <w:multiLevelType w:val="hybridMultilevel"/>
    <w:tmpl w:val="204698F8"/>
    <w:lvl w:ilvl="0" w:tplc="1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D90587A"/>
    <w:multiLevelType w:val="hybridMultilevel"/>
    <w:tmpl w:val="4460A22E"/>
    <w:lvl w:ilvl="0" w:tplc="10090003">
      <w:start w:val="1"/>
      <w:numFmt w:val="bullet"/>
      <w:lvlText w:val="o"/>
      <w:lvlJc w:val="left"/>
      <w:pPr>
        <w:tabs>
          <w:tab w:val="num" w:pos="1080"/>
        </w:tabs>
        <w:ind w:left="1080" w:hanging="360"/>
      </w:pPr>
      <w:rPr>
        <w:rFonts w:ascii="Courier New" w:hAnsi="Courier New" w:hint="default"/>
        <w:b w:val="0"/>
        <w:i w:val="0"/>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7"/>
  </w:num>
  <w:num w:numId="2">
    <w:abstractNumId w:val="2"/>
  </w:num>
  <w:num w:numId="3">
    <w:abstractNumId w:val="11"/>
  </w:num>
  <w:num w:numId="4">
    <w:abstractNumId w:val="14"/>
  </w:num>
  <w:num w:numId="5">
    <w:abstractNumId w:val="1"/>
  </w:num>
  <w:num w:numId="6">
    <w:abstractNumId w:val="35"/>
  </w:num>
  <w:num w:numId="7">
    <w:abstractNumId w:val="21"/>
  </w:num>
  <w:num w:numId="8">
    <w:abstractNumId w:val="13"/>
  </w:num>
  <w:num w:numId="9">
    <w:abstractNumId w:val="24"/>
  </w:num>
  <w:num w:numId="10">
    <w:abstractNumId w:val="32"/>
  </w:num>
  <w:num w:numId="11">
    <w:abstractNumId w:val="20"/>
  </w:num>
  <w:num w:numId="12">
    <w:abstractNumId w:val="30"/>
  </w:num>
  <w:num w:numId="13">
    <w:abstractNumId w:val="4"/>
  </w:num>
  <w:num w:numId="14">
    <w:abstractNumId w:val="22"/>
  </w:num>
  <w:num w:numId="15">
    <w:abstractNumId w:val="28"/>
  </w:num>
  <w:num w:numId="16">
    <w:abstractNumId w:val="25"/>
  </w:num>
  <w:num w:numId="17">
    <w:abstractNumId w:val="3"/>
  </w:num>
  <w:num w:numId="18">
    <w:abstractNumId w:val="12"/>
  </w:num>
  <w:num w:numId="19">
    <w:abstractNumId w:val="6"/>
  </w:num>
  <w:num w:numId="20">
    <w:abstractNumId w:val="18"/>
  </w:num>
  <w:num w:numId="21">
    <w:abstractNumId w:val="36"/>
  </w:num>
  <w:num w:numId="22">
    <w:abstractNumId w:val="10"/>
  </w:num>
  <w:num w:numId="23">
    <w:abstractNumId w:val="17"/>
  </w:num>
  <w:num w:numId="24">
    <w:abstractNumId w:val="31"/>
  </w:num>
  <w:num w:numId="25">
    <w:abstractNumId w:val="23"/>
  </w:num>
  <w:num w:numId="26">
    <w:abstractNumId w:val="29"/>
  </w:num>
  <w:num w:numId="27">
    <w:abstractNumId w:val="33"/>
  </w:num>
  <w:num w:numId="28">
    <w:abstractNumId w:val="26"/>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num>
  <w:num w:numId="31">
    <w:abstractNumId w:val="34"/>
  </w:num>
  <w:num w:numId="32">
    <w:abstractNumId w:val="5"/>
  </w:num>
  <w:num w:numId="33">
    <w:abstractNumId w:val="7"/>
  </w:num>
  <w:num w:numId="34">
    <w:abstractNumId w:val="19"/>
  </w:num>
  <w:num w:numId="35">
    <w:abstractNumId w:val="15"/>
  </w:num>
  <w:num w:numId="36">
    <w:abstractNumId w:val="27"/>
  </w:num>
  <w:num w:numId="37">
    <w:abstractNumId w:val="16"/>
  </w:num>
  <w:num w:numId="38">
    <w:abstractNumId w:val="0"/>
  </w:num>
  <w:num w:numId="39">
    <w:abstractNumId w:val="8"/>
  </w:num>
  <w:num w:numId="40">
    <w:abstractNumId w:val="9"/>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ierney Mimeault">
    <w15:presenceInfo w15:providerId="AD" w15:userId="S::tierneym@pmgintelligence.com::c5cf8aea-1c06-4135-9e59-ea54f7a8bb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9B"/>
    <w:rsid w:val="00000B4E"/>
    <w:rsid w:val="00013F93"/>
    <w:rsid w:val="000164DE"/>
    <w:rsid w:val="00017E19"/>
    <w:rsid w:val="00025B4D"/>
    <w:rsid w:val="000314D5"/>
    <w:rsid w:val="00032A1D"/>
    <w:rsid w:val="000400DB"/>
    <w:rsid w:val="00052A01"/>
    <w:rsid w:val="0005663C"/>
    <w:rsid w:val="0006243E"/>
    <w:rsid w:val="00062860"/>
    <w:rsid w:val="0006469C"/>
    <w:rsid w:val="000676CE"/>
    <w:rsid w:val="00072D80"/>
    <w:rsid w:val="000770CE"/>
    <w:rsid w:val="00090678"/>
    <w:rsid w:val="00093D39"/>
    <w:rsid w:val="000A1F68"/>
    <w:rsid w:val="000A708A"/>
    <w:rsid w:val="000B1C2A"/>
    <w:rsid w:val="000B7456"/>
    <w:rsid w:val="000B79D5"/>
    <w:rsid w:val="000C4DA9"/>
    <w:rsid w:val="000C5D73"/>
    <w:rsid w:val="000C63F8"/>
    <w:rsid w:val="000F371C"/>
    <w:rsid w:val="000F668F"/>
    <w:rsid w:val="001017CA"/>
    <w:rsid w:val="00114443"/>
    <w:rsid w:val="00121B92"/>
    <w:rsid w:val="00122CEC"/>
    <w:rsid w:val="0012412B"/>
    <w:rsid w:val="001260C4"/>
    <w:rsid w:val="001400AB"/>
    <w:rsid w:val="001408A0"/>
    <w:rsid w:val="00140CB0"/>
    <w:rsid w:val="001463D5"/>
    <w:rsid w:val="001468BE"/>
    <w:rsid w:val="001511E9"/>
    <w:rsid w:val="0016038E"/>
    <w:rsid w:val="00171600"/>
    <w:rsid w:val="00174760"/>
    <w:rsid w:val="001777E1"/>
    <w:rsid w:val="001905B9"/>
    <w:rsid w:val="001916B6"/>
    <w:rsid w:val="00191C4C"/>
    <w:rsid w:val="0019710E"/>
    <w:rsid w:val="001B1CC4"/>
    <w:rsid w:val="001B614A"/>
    <w:rsid w:val="001B6E3E"/>
    <w:rsid w:val="001C6542"/>
    <w:rsid w:val="001D5C99"/>
    <w:rsid w:val="001D5EBF"/>
    <w:rsid w:val="001D6630"/>
    <w:rsid w:val="001E555D"/>
    <w:rsid w:val="00200E2A"/>
    <w:rsid w:val="00210F54"/>
    <w:rsid w:val="00220D54"/>
    <w:rsid w:val="0022189D"/>
    <w:rsid w:val="0022327E"/>
    <w:rsid w:val="00223B57"/>
    <w:rsid w:val="0023527F"/>
    <w:rsid w:val="002364C6"/>
    <w:rsid w:val="00236A44"/>
    <w:rsid w:val="00247254"/>
    <w:rsid w:val="0025079D"/>
    <w:rsid w:val="00255DA0"/>
    <w:rsid w:val="0026097D"/>
    <w:rsid w:val="002726D3"/>
    <w:rsid w:val="00274E5E"/>
    <w:rsid w:val="00287DFB"/>
    <w:rsid w:val="00290F45"/>
    <w:rsid w:val="00291EB2"/>
    <w:rsid w:val="00292836"/>
    <w:rsid w:val="00295AED"/>
    <w:rsid w:val="002A2B9B"/>
    <w:rsid w:val="002A3270"/>
    <w:rsid w:val="002E03BF"/>
    <w:rsid w:val="002E5D6D"/>
    <w:rsid w:val="002F145B"/>
    <w:rsid w:val="00304002"/>
    <w:rsid w:val="00311627"/>
    <w:rsid w:val="0031173F"/>
    <w:rsid w:val="00320620"/>
    <w:rsid w:val="00325C60"/>
    <w:rsid w:val="00326ACB"/>
    <w:rsid w:val="00326C18"/>
    <w:rsid w:val="00331929"/>
    <w:rsid w:val="00335A4C"/>
    <w:rsid w:val="00342307"/>
    <w:rsid w:val="0034780E"/>
    <w:rsid w:val="003478AA"/>
    <w:rsid w:val="00354DB2"/>
    <w:rsid w:val="00356377"/>
    <w:rsid w:val="00363E24"/>
    <w:rsid w:val="00366A74"/>
    <w:rsid w:val="003713F5"/>
    <w:rsid w:val="00374365"/>
    <w:rsid w:val="003769B5"/>
    <w:rsid w:val="0038679E"/>
    <w:rsid w:val="00392CDA"/>
    <w:rsid w:val="003941F2"/>
    <w:rsid w:val="003960FD"/>
    <w:rsid w:val="003A0DAE"/>
    <w:rsid w:val="003C51C3"/>
    <w:rsid w:val="003C5816"/>
    <w:rsid w:val="003C59C1"/>
    <w:rsid w:val="003D39F5"/>
    <w:rsid w:val="003E18ED"/>
    <w:rsid w:val="003F2801"/>
    <w:rsid w:val="003F4D8D"/>
    <w:rsid w:val="003F4ED2"/>
    <w:rsid w:val="00400A5F"/>
    <w:rsid w:val="004130FA"/>
    <w:rsid w:val="00414B6E"/>
    <w:rsid w:val="00422519"/>
    <w:rsid w:val="00425E6D"/>
    <w:rsid w:val="0043182F"/>
    <w:rsid w:val="00443096"/>
    <w:rsid w:val="00451CAA"/>
    <w:rsid w:val="004524D2"/>
    <w:rsid w:val="0045326E"/>
    <w:rsid w:val="0047551B"/>
    <w:rsid w:val="004760D8"/>
    <w:rsid w:val="00481040"/>
    <w:rsid w:val="00482887"/>
    <w:rsid w:val="00482ABA"/>
    <w:rsid w:val="00496675"/>
    <w:rsid w:val="004A101C"/>
    <w:rsid w:val="004A1ED3"/>
    <w:rsid w:val="004B0BDE"/>
    <w:rsid w:val="004B65C7"/>
    <w:rsid w:val="004C0580"/>
    <w:rsid w:val="004C25C4"/>
    <w:rsid w:val="004C402F"/>
    <w:rsid w:val="004C5458"/>
    <w:rsid w:val="004D2DA7"/>
    <w:rsid w:val="004D4EC9"/>
    <w:rsid w:val="004E021E"/>
    <w:rsid w:val="004E101D"/>
    <w:rsid w:val="004F5ACB"/>
    <w:rsid w:val="004F71E0"/>
    <w:rsid w:val="005059A6"/>
    <w:rsid w:val="005127B9"/>
    <w:rsid w:val="0053562B"/>
    <w:rsid w:val="00537571"/>
    <w:rsid w:val="005405B3"/>
    <w:rsid w:val="00562D5F"/>
    <w:rsid w:val="005640DC"/>
    <w:rsid w:val="00564B64"/>
    <w:rsid w:val="00565574"/>
    <w:rsid w:val="00565B8C"/>
    <w:rsid w:val="00566664"/>
    <w:rsid w:val="00577C17"/>
    <w:rsid w:val="00592C6E"/>
    <w:rsid w:val="00595D50"/>
    <w:rsid w:val="005A15EC"/>
    <w:rsid w:val="005A70A5"/>
    <w:rsid w:val="005B0367"/>
    <w:rsid w:val="005C18D1"/>
    <w:rsid w:val="005C3ECE"/>
    <w:rsid w:val="005C6299"/>
    <w:rsid w:val="005D0157"/>
    <w:rsid w:val="005D3489"/>
    <w:rsid w:val="005D4C8B"/>
    <w:rsid w:val="005D7625"/>
    <w:rsid w:val="005E5775"/>
    <w:rsid w:val="005F03E8"/>
    <w:rsid w:val="005F12F0"/>
    <w:rsid w:val="005F3D98"/>
    <w:rsid w:val="005F7037"/>
    <w:rsid w:val="005F7CD4"/>
    <w:rsid w:val="00603A8D"/>
    <w:rsid w:val="006055F3"/>
    <w:rsid w:val="00605F2B"/>
    <w:rsid w:val="00613C64"/>
    <w:rsid w:val="00616769"/>
    <w:rsid w:val="00647F06"/>
    <w:rsid w:val="0065453B"/>
    <w:rsid w:val="006546B1"/>
    <w:rsid w:val="00665C2B"/>
    <w:rsid w:val="006669B6"/>
    <w:rsid w:val="00671C97"/>
    <w:rsid w:val="00677FA3"/>
    <w:rsid w:val="00684BA7"/>
    <w:rsid w:val="00685F01"/>
    <w:rsid w:val="00687458"/>
    <w:rsid w:val="00691511"/>
    <w:rsid w:val="00691DA3"/>
    <w:rsid w:val="00692F1F"/>
    <w:rsid w:val="006A06C1"/>
    <w:rsid w:val="006A6362"/>
    <w:rsid w:val="006B0F3C"/>
    <w:rsid w:val="006C453D"/>
    <w:rsid w:val="006C7023"/>
    <w:rsid w:val="006D03E9"/>
    <w:rsid w:val="006D3EAD"/>
    <w:rsid w:val="006D440B"/>
    <w:rsid w:val="006D73B4"/>
    <w:rsid w:val="006E6EA1"/>
    <w:rsid w:val="006F206F"/>
    <w:rsid w:val="006F2F74"/>
    <w:rsid w:val="006F3E2C"/>
    <w:rsid w:val="0071122B"/>
    <w:rsid w:val="0071408A"/>
    <w:rsid w:val="00720F9B"/>
    <w:rsid w:val="007254B9"/>
    <w:rsid w:val="00726661"/>
    <w:rsid w:val="007317EE"/>
    <w:rsid w:val="00734FCB"/>
    <w:rsid w:val="00736F50"/>
    <w:rsid w:val="0073757C"/>
    <w:rsid w:val="00740859"/>
    <w:rsid w:val="00752FBF"/>
    <w:rsid w:val="007627E5"/>
    <w:rsid w:val="00772811"/>
    <w:rsid w:val="00774161"/>
    <w:rsid w:val="007743C1"/>
    <w:rsid w:val="007779B4"/>
    <w:rsid w:val="00783FEA"/>
    <w:rsid w:val="00787411"/>
    <w:rsid w:val="00792CFC"/>
    <w:rsid w:val="00794D38"/>
    <w:rsid w:val="00795528"/>
    <w:rsid w:val="007A3AE1"/>
    <w:rsid w:val="007B5B0B"/>
    <w:rsid w:val="007C6826"/>
    <w:rsid w:val="007D7DFE"/>
    <w:rsid w:val="00801E74"/>
    <w:rsid w:val="00805D33"/>
    <w:rsid w:val="008123CB"/>
    <w:rsid w:val="0081302A"/>
    <w:rsid w:val="00834797"/>
    <w:rsid w:val="00844471"/>
    <w:rsid w:val="00853638"/>
    <w:rsid w:val="00855AFB"/>
    <w:rsid w:val="00861506"/>
    <w:rsid w:val="00863AD5"/>
    <w:rsid w:val="00867A10"/>
    <w:rsid w:val="00882A08"/>
    <w:rsid w:val="00890572"/>
    <w:rsid w:val="00890E55"/>
    <w:rsid w:val="008962DB"/>
    <w:rsid w:val="00897B9E"/>
    <w:rsid w:val="00897D29"/>
    <w:rsid w:val="008A00F0"/>
    <w:rsid w:val="008A6FC3"/>
    <w:rsid w:val="008B1143"/>
    <w:rsid w:val="008B322B"/>
    <w:rsid w:val="008B3449"/>
    <w:rsid w:val="008B3F37"/>
    <w:rsid w:val="008C06B0"/>
    <w:rsid w:val="008C419B"/>
    <w:rsid w:val="008C56DC"/>
    <w:rsid w:val="008D3EB3"/>
    <w:rsid w:val="008D527C"/>
    <w:rsid w:val="008D573E"/>
    <w:rsid w:val="008D58C0"/>
    <w:rsid w:val="008D5BDA"/>
    <w:rsid w:val="008E212C"/>
    <w:rsid w:val="008E2501"/>
    <w:rsid w:val="008E494D"/>
    <w:rsid w:val="008E4CDF"/>
    <w:rsid w:val="008E7BBC"/>
    <w:rsid w:val="008F0CC5"/>
    <w:rsid w:val="008F1E47"/>
    <w:rsid w:val="008F1F95"/>
    <w:rsid w:val="008F55C2"/>
    <w:rsid w:val="008F64F6"/>
    <w:rsid w:val="00903613"/>
    <w:rsid w:val="00905AA7"/>
    <w:rsid w:val="00911B9C"/>
    <w:rsid w:val="00914D06"/>
    <w:rsid w:val="00925E69"/>
    <w:rsid w:val="009307D2"/>
    <w:rsid w:val="00931E0D"/>
    <w:rsid w:val="009332A9"/>
    <w:rsid w:val="009408F8"/>
    <w:rsid w:val="00945491"/>
    <w:rsid w:val="0094560F"/>
    <w:rsid w:val="00945D93"/>
    <w:rsid w:val="00950CC4"/>
    <w:rsid w:val="0095248C"/>
    <w:rsid w:val="00953694"/>
    <w:rsid w:val="00963440"/>
    <w:rsid w:val="009708B1"/>
    <w:rsid w:val="00977875"/>
    <w:rsid w:val="00984C38"/>
    <w:rsid w:val="009868FD"/>
    <w:rsid w:val="0099624F"/>
    <w:rsid w:val="009A4089"/>
    <w:rsid w:val="009A72C4"/>
    <w:rsid w:val="009B7C19"/>
    <w:rsid w:val="009C2A1E"/>
    <w:rsid w:val="009C4602"/>
    <w:rsid w:val="009D2E4B"/>
    <w:rsid w:val="009D6004"/>
    <w:rsid w:val="009E2D9E"/>
    <w:rsid w:val="009E3D5E"/>
    <w:rsid w:val="009E67A6"/>
    <w:rsid w:val="00A12367"/>
    <w:rsid w:val="00A21A22"/>
    <w:rsid w:val="00A31103"/>
    <w:rsid w:val="00A329D8"/>
    <w:rsid w:val="00A41CF9"/>
    <w:rsid w:val="00A512FA"/>
    <w:rsid w:val="00A532FF"/>
    <w:rsid w:val="00A565F3"/>
    <w:rsid w:val="00A60C0C"/>
    <w:rsid w:val="00A7134B"/>
    <w:rsid w:val="00A717DB"/>
    <w:rsid w:val="00A834BD"/>
    <w:rsid w:val="00A83955"/>
    <w:rsid w:val="00A83C31"/>
    <w:rsid w:val="00A84632"/>
    <w:rsid w:val="00A92078"/>
    <w:rsid w:val="00A93D91"/>
    <w:rsid w:val="00AA2BE8"/>
    <w:rsid w:val="00AA45F3"/>
    <w:rsid w:val="00AA70BB"/>
    <w:rsid w:val="00AB44F2"/>
    <w:rsid w:val="00AB57FD"/>
    <w:rsid w:val="00AB65D5"/>
    <w:rsid w:val="00AB67A0"/>
    <w:rsid w:val="00AC1527"/>
    <w:rsid w:val="00AE0B6A"/>
    <w:rsid w:val="00AF064E"/>
    <w:rsid w:val="00B018A6"/>
    <w:rsid w:val="00B043C9"/>
    <w:rsid w:val="00B05057"/>
    <w:rsid w:val="00B07734"/>
    <w:rsid w:val="00B26CA4"/>
    <w:rsid w:val="00B273D5"/>
    <w:rsid w:val="00B27537"/>
    <w:rsid w:val="00B42369"/>
    <w:rsid w:val="00B4263F"/>
    <w:rsid w:val="00B43E70"/>
    <w:rsid w:val="00B47CF7"/>
    <w:rsid w:val="00B54312"/>
    <w:rsid w:val="00B6126F"/>
    <w:rsid w:val="00B61503"/>
    <w:rsid w:val="00B62D48"/>
    <w:rsid w:val="00B65A77"/>
    <w:rsid w:val="00B86400"/>
    <w:rsid w:val="00B91759"/>
    <w:rsid w:val="00B95DE5"/>
    <w:rsid w:val="00BB3228"/>
    <w:rsid w:val="00BB3F26"/>
    <w:rsid w:val="00BB43E0"/>
    <w:rsid w:val="00BB4698"/>
    <w:rsid w:val="00BC0B70"/>
    <w:rsid w:val="00BC3E12"/>
    <w:rsid w:val="00BC4862"/>
    <w:rsid w:val="00BC509D"/>
    <w:rsid w:val="00BC7C80"/>
    <w:rsid w:val="00BD0586"/>
    <w:rsid w:val="00BD0FCC"/>
    <w:rsid w:val="00BD12B5"/>
    <w:rsid w:val="00BD2789"/>
    <w:rsid w:val="00BF1AA3"/>
    <w:rsid w:val="00BF5F5A"/>
    <w:rsid w:val="00C023AF"/>
    <w:rsid w:val="00C039FC"/>
    <w:rsid w:val="00C07F87"/>
    <w:rsid w:val="00C27FDA"/>
    <w:rsid w:val="00C30D40"/>
    <w:rsid w:val="00C34FAE"/>
    <w:rsid w:val="00C404B5"/>
    <w:rsid w:val="00C43D9A"/>
    <w:rsid w:val="00C74CDF"/>
    <w:rsid w:val="00C77F64"/>
    <w:rsid w:val="00C870D5"/>
    <w:rsid w:val="00C92B47"/>
    <w:rsid w:val="00C960C3"/>
    <w:rsid w:val="00C97112"/>
    <w:rsid w:val="00CA0804"/>
    <w:rsid w:val="00CA3E09"/>
    <w:rsid w:val="00CA654A"/>
    <w:rsid w:val="00CB1F72"/>
    <w:rsid w:val="00CC1D37"/>
    <w:rsid w:val="00CC3A5F"/>
    <w:rsid w:val="00CC3B8A"/>
    <w:rsid w:val="00CC752E"/>
    <w:rsid w:val="00CD09E5"/>
    <w:rsid w:val="00CD5055"/>
    <w:rsid w:val="00CE73A7"/>
    <w:rsid w:val="00CF3234"/>
    <w:rsid w:val="00CF3866"/>
    <w:rsid w:val="00D13DC2"/>
    <w:rsid w:val="00D217CB"/>
    <w:rsid w:val="00D24590"/>
    <w:rsid w:val="00D2696C"/>
    <w:rsid w:val="00D3339C"/>
    <w:rsid w:val="00D3426C"/>
    <w:rsid w:val="00D3585C"/>
    <w:rsid w:val="00D375EC"/>
    <w:rsid w:val="00D379DC"/>
    <w:rsid w:val="00D4005A"/>
    <w:rsid w:val="00D45273"/>
    <w:rsid w:val="00D5287E"/>
    <w:rsid w:val="00D608CE"/>
    <w:rsid w:val="00D6285B"/>
    <w:rsid w:val="00D63AC1"/>
    <w:rsid w:val="00D64F2B"/>
    <w:rsid w:val="00D67E80"/>
    <w:rsid w:val="00D67F3E"/>
    <w:rsid w:val="00D76FD2"/>
    <w:rsid w:val="00D820DC"/>
    <w:rsid w:val="00D82FCD"/>
    <w:rsid w:val="00D855C0"/>
    <w:rsid w:val="00D90C95"/>
    <w:rsid w:val="00D910C9"/>
    <w:rsid w:val="00DB6702"/>
    <w:rsid w:val="00DC18BB"/>
    <w:rsid w:val="00DC2110"/>
    <w:rsid w:val="00DC5AA9"/>
    <w:rsid w:val="00DD534E"/>
    <w:rsid w:val="00DD6596"/>
    <w:rsid w:val="00DD712B"/>
    <w:rsid w:val="00DE1F31"/>
    <w:rsid w:val="00DE632D"/>
    <w:rsid w:val="00DE6F39"/>
    <w:rsid w:val="00DF020A"/>
    <w:rsid w:val="00DF7BC2"/>
    <w:rsid w:val="00E004F0"/>
    <w:rsid w:val="00E02994"/>
    <w:rsid w:val="00E0479C"/>
    <w:rsid w:val="00E11625"/>
    <w:rsid w:val="00E1189B"/>
    <w:rsid w:val="00E15C5F"/>
    <w:rsid w:val="00E21536"/>
    <w:rsid w:val="00E21AD1"/>
    <w:rsid w:val="00E50DB2"/>
    <w:rsid w:val="00E57FBB"/>
    <w:rsid w:val="00E6445A"/>
    <w:rsid w:val="00E67010"/>
    <w:rsid w:val="00E71387"/>
    <w:rsid w:val="00E74B91"/>
    <w:rsid w:val="00E76EBF"/>
    <w:rsid w:val="00E84ADC"/>
    <w:rsid w:val="00E87764"/>
    <w:rsid w:val="00E909F9"/>
    <w:rsid w:val="00E967A8"/>
    <w:rsid w:val="00EA4126"/>
    <w:rsid w:val="00EB219B"/>
    <w:rsid w:val="00EB4942"/>
    <w:rsid w:val="00EC7144"/>
    <w:rsid w:val="00EC7E40"/>
    <w:rsid w:val="00ED018D"/>
    <w:rsid w:val="00ED27D9"/>
    <w:rsid w:val="00ED4D94"/>
    <w:rsid w:val="00EE2F01"/>
    <w:rsid w:val="00EE374F"/>
    <w:rsid w:val="00EE777F"/>
    <w:rsid w:val="00EF049D"/>
    <w:rsid w:val="00F0256C"/>
    <w:rsid w:val="00F206CD"/>
    <w:rsid w:val="00F235F2"/>
    <w:rsid w:val="00F25806"/>
    <w:rsid w:val="00F50851"/>
    <w:rsid w:val="00F53354"/>
    <w:rsid w:val="00F55D7F"/>
    <w:rsid w:val="00F568D0"/>
    <w:rsid w:val="00F66918"/>
    <w:rsid w:val="00F758D2"/>
    <w:rsid w:val="00F96B85"/>
    <w:rsid w:val="00FA38A6"/>
    <w:rsid w:val="00FB228A"/>
    <w:rsid w:val="00FD1E98"/>
    <w:rsid w:val="00FE2355"/>
    <w:rsid w:val="00FE37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41C2"/>
  <w15:chartTrackingRefBased/>
  <w15:docId w15:val="{13FC3CE9-F994-4B6F-A32F-1D03B6884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419B"/>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1"/>
    <w:basedOn w:val="Normal"/>
    <w:link w:val="ListParagraphChar"/>
    <w:uiPriority w:val="34"/>
    <w:qFormat/>
    <w:rsid w:val="00564B64"/>
    <w:pPr>
      <w:ind w:left="720"/>
      <w:contextualSpacing/>
    </w:pPr>
  </w:style>
  <w:style w:type="paragraph" w:styleId="NoSpacing">
    <w:name w:val="No Spacing"/>
    <w:uiPriority w:val="1"/>
    <w:qFormat/>
    <w:rsid w:val="00564B64"/>
    <w:rPr>
      <w:rFonts w:ascii="Verdana" w:hAnsi="Verdana"/>
      <w:lang w:val="en-US"/>
    </w:rPr>
  </w:style>
  <w:style w:type="character" w:customStyle="1" w:styleId="ListParagraphChar">
    <w:name w:val="List Paragraph Char"/>
    <w:aliases w:val="Bullets 1 Char"/>
    <w:basedOn w:val="DefaultParagraphFont"/>
    <w:link w:val="ListParagraph"/>
    <w:uiPriority w:val="34"/>
    <w:locked/>
    <w:rsid w:val="00564B64"/>
    <w:rPr>
      <w:rFonts w:ascii="Verdana" w:hAnsi="Verdana"/>
      <w:lang w:val="en-US"/>
    </w:rPr>
  </w:style>
  <w:style w:type="character" w:styleId="CommentReference">
    <w:name w:val="annotation reference"/>
    <w:basedOn w:val="DefaultParagraphFont"/>
    <w:uiPriority w:val="99"/>
    <w:semiHidden/>
    <w:unhideWhenUsed/>
    <w:rsid w:val="008C419B"/>
    <w:rPr>
      <w:sz w:val="16"/>
      <w:szCs w:val="16"/>
    </w:rPr>
  </w:style>
  <w:style w:type="paragraph" w:styleId="CommentText">
    <w:name w:val="annotation text"/>
    <w:basedOn w:val="Normal"/>
    <w:link w:val="CommentTextChar"/>
    <w:uiPriority w:val="99"/>
    <w:unhideWhenUsed/>
    <w:rsid w:val="008C419B"/>
    <w:pPr>
      <w:spacing w:line="240" w:lineRule="auto"/>
    </w:pPr>
    <w:rPr>
      <w:sz w:val="20"/>
      <w:szCs w:val="20"/>
    </w:rPr>
  </w:style>
  <w:style w:type="character" w:customStyle="1" w:styleId="CommentTextChar">
    <w:name w:val="Comment Text Char"/>
    <w:basedOn w:val="DefaultParagraphFont"/>
    <w:link w:val="CommentText"/>
    <w:uiPriority w:val="99"/>
    <w:rsid w:val="008C419B"/>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8C41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19B"/>
    <w:rPr>
      <w:rFonts w:ascii="Segoe UI" w:eastAsiaTheme="minorHAnsi" w:hAnsi="Segoe UI" w:cs="Segoe UI"/>
      <w:sz w:val="18"/>
      <w:szCs w:val="18"/>
    </w:rPr>
  </w:style>
  <w:style w:type="table" w:styleId="TableGrid">
    <w:name w:val="Table Grid"/>
    <w:basedOn w:val="TableNormal"/>
    <w:uiPriority w:val="59"/>
    <w:rsid w:val="00B043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013F9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CommentSubject">
    <w:name w:val="annotation subject"/>
    <w:basedOn w:val="CommentText"/>
    <w:next w:val="CommentText"/>
    <w:link w:val="CommentSubjectChar"/>
    <w:uiPriority w:val="99"/>
    <w:semiHidden/>
    <w:unhideWhenUsed/>
    <w:rsid w:val="00CC1D37"/>
    <w:rPr>
      <w:b/>
      <w:bCs/>
    </w:rPr>
  </w:style>
  <w:style w:type="character" w:customStyle="1" w:styleId="CommentSubjectChar">
    <w:name w:val="Comment Subject Char"/>
    <w:basedOn w:val="CommentTextChar"/>
    <w:link w:val="CommentSubject"/>
    <w:uiPriority w:val="99"/>
    <w:semiHidden/>
    <w:rsid w:val="00CC1D37"/>
    <w:rPr>
      <w:rFonts w:asciiTheme="minorHAnsi" w:eastAsiaTheme="minorHAnsi" w:hAnsiTheme="minorHAnsi" w:cstheme="minorBidi"/>
      <w:b/>
      <w:bCs/>
    </w:rPr>
  </w:style>
  <w:style w:type="paragraph" w:styleId="Revision">
    <w:name w:val="Revision"/>
    <w:hidden/>
    <w:uiPriority w:val="99"/>
    <w:semiHidden/>
    <w:rsid w:val="00B6126F"/>
    <w:rPr>
      <w:rFonts w:asciiTheme="minorHAnsi" w:eastAsiaTheme="minorHAnsi" w:hAnsiTheme="minorHAnsi" w:cstheme="minorBidi"/>
      <w:sz w:val="22"/>
      <w:szCs w:val="22"/>
    </w:rPr>
  </w:style>
  <w:style w:type="table" w:styleId="GridTable2-Accent1">
    <w:name w:val="Grid Table 2 Accent 1"/>
    <w:basedOn w:val="TableNormal"/>
    <w:uiPriority w:val="47"/>
    <w:rsid w:val="0096344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name w:val="header"/>
    <w:basedOn w:val="Normal"/>
    <w:link w:val="HeaderChar"/>
    <w:uiPriority w:val="99"/>
    <w:unhideWhenUsed/>
    <w:rsid w:val="00E004F0"/>
    <w:pPr>
      <w:spacing w:after="0"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rsid w:val="00E004F0"/>
    <w:rPr>
      <w:rFonts w:eastAsiaTheme="minorHAnsi"/>
      <w:sz w:val="24"/>
      <w:szCs w:val="24"/>
    </w:rPr>
  </w:style>
  <w:style w:type="paragraph" w:styleId="BlockText">
    <w:name w:val="Block Text"/>
    <w:basedOn w:val="Normal"/>
    <w:uiPriority w:val="99"/>
    <w:semiHidden/>
    <w:unhideWhenUsed/>
    <w:rsid w:val="00E004F0"/>
    <w:pPr>
      <w:spacing w:after="0" w:line="240" w:lineRule="auto"/>
      <w:ind w:left="567" w:right="-29" w:hanging="567"/>
      <w:jc w:val="both"/>
    </w:pPr>
    <w:rPr>
      <w:rFonts w:ascii="Arial" w:hAnsi="Arial" w:cs="Arial"/>
    </w:rPr>
  </w:style>
  <w:style w:type="paragraph" w:styleId="Footer">
    <w:name w:val="footer"/>
    <w:basedOn w:val="Normal"/>
    <w:link w:val="FooterChar"/>
    <w:uiPriority w:val="99"/>
    <w:unhideWhenUsed/>
    <w:rsid w:val="000C6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3F8"/>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95456">
      <w:bodyDiv w:val="1"/>
      <w:marLeft w:val="0"/>
      <w:marRight w:val="0"/>
      <w:marTop w:val="0"/>
      <w:marBottom w:val="0"/>
      <w:divBdr>
        <w:top w:val="none" w:sz="0" w:space="0" w:color="auto"/>
        <w:left w:val="none" w:sz="0" w:space="0" w:color="auto"/>
        <w:bottom w:val="none" w:sz="0" w:space="0" w:color="auto"/>
        <w:right w:val="none" w:sz="0" w:space="0" w:color="auto"/>
      </w:divBdr>
    </w:div>
    <w:div w:id="1244339854">
      <w:bodyDiv w:val="1"/>
      <w:marLeft w:val="0"/>
      <w:marRight w:val="0"/>
      <w:marTop w:val="0"/>
      <w:marBottom w:val="0"/>
      <w:divBdr>
        <w:top w:val="none" w:sz="0" w:space="0" w:color="auto"/>
        <w:left w:val="none" w:sz="0" w:space="0" w:color="auto"/>
        <w:bottom w:val="none" w:sz="0" w:space="0" w:color="auto"/>
        <w:right w:val="none" w:sz="0" w:space="0" w:color="auto"/>
      </w:divBdr>
    </w:div>
    <w:div w:id="125528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839a284c57a024f79f8fe897cddbe6ac">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d014c1f6f213f2813ce8a06d79784b3"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9A5088C8-2DA4-9541-BB07-7F8E23AA68C4}">
  <ds:schemaRefs>
    <ds:schemaRef ds:uri="http://schemas.openxmlformats.org/officeDocument/2006/bibliography"/>
  </ds:schemaRefs>
</ds:datastoreItem>
</file>

<file path=customXml/itemProps2.xml><?xml version="1.0" encoding="utf-8"?>
<ds:datastoreItem xmlns:ds="http://schemas.openxmlformats.org/officeDocument/2006/customXml" ds:itemID="{59698095-0045-4DEC-8C5F-CCD6D30ED5BA}"/>
</file>

<file path=customXml/itemProps3.xml><?xml version="1.0" encoding="utf-8"?>
<ds:datastoreItem xmlns:ds="http://schemas.openxmlformats.org/officeDocument/2006/customXml" ds:itemID="{AD2E01FF-8624-4FAF-BDDB-8C5144B99307}"/>
</file>

<file path=customXml/itemProps4.xml><?xml version="1.0" encoding="utf-8"?>
<ds:datastoreItem xmlns:ds="http://schemas.openxmlformats.org/officeDocument/2006/customXml" ds:itemID="{8C2CADA1-796C-4C18-910E-073B172A9D4B}"/>
</file>

<file path=docProps/app.xml><?xml version="1.0" encoding="utf-8"?>
<Properties xmlns="http://schemas.openxmlformats.org/officeDocument/2006/extended-properties" xmlns:vt="http://schemas.openxmlformats.org/officeDocument/2006/docPropsVTypes">
  <Template>Normal.dotm</Template>
  <TotalTime>16</TotalTime>
  <Pages>10</Pages>
  <Words>2079</Words>
  <Characters>12395</Characters>
  <Application>Microsoft Office Word</Application>
  <DocSecurity>0</DocSecurity>
  <Lines>364</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dc:creator>
  <cp:keywords/>
  <dc:description/>
  <cp:lastModifiedBy>Benjamin Preisner</cp:lastModifiedBy>
  <cp:revision>4</cp:revision>
  <dcterms:created xsi:type="dcterms:W3CDTF">2021-05-10T16:40:00Z</dcterms:created>
  <dcterms:modified xsi:type="dcterms:W3CDTF">2021-05-11T15:22:00Z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ies>
</file>
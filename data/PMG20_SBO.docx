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people.xml" ContentType="application/vnd.openxmlformats-officedocument.wordprocessingml.people+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E15E18" w14:textId="57296B56" w:rsidR="00B27315" w:rsidRPr="00FB19D4" w:rsidRDefault="00B27315" w:rsidP="00E95259">
      <w:pPr>
        <w:spacing w:after="0" w:line="240" w:lineRule="auto"/>
        <w:jc w:val="center"/>
        <w:rPr>
          <w:rFonts w:asciiTheme="minorHAnsi" w:hAnsiTheme="minorHAnsi"/>
          <w:b/>
        </w:rPr>
      </w:pPr>
      <w:r w:rsidRPr="00FB19D4">
        <w:rPr>
          <w:rFonts w:asciiTheme="minorHAnsi" w:hAnsiTheme="minorHAnsi"/>
          <w:b/>
        </w:rPr>
        <w:t>Small Business Owners &amp; Self-Employed Professionals</w:t>
      </w:r>
    </w:p>
    <w:p w14:paraId="4797C334" w14:textId="6C71BCE5" w:rsidR="00B27315" w:rsidRDefault="00B27315" w:rsidP="003E68C1">
      <w:pPr>
        <w:spacing w:after="0" w:line="240" w:lineRule="auto"/>
        <w:jc w:val="center"/>
        <w:rPr>
          <w:rFonts w:asciiTheme="minorHAnsi" w:hAnsiTheme="minorHAnsi"/>
          <w:b/>
        </w:rPr>
      </w:pPr>
      <w:r w:rsidRPr="00FB19D4">
        <w:rPr>
          <w:rFonts w:asciiTheme="minorHAnsi" w:hAnsiTheme="minorHAnsi"/>
          <w:b/>
        </w:rPr>
        <w:t xml:space="preserve">Questionnaire – </w:t>
      </w:r>
      <w:r w:rsidR="001F3ADE">
        <w:rPr>
          <w:rFonts w:asciiTheme="minorHAnsi" w:hAnsiTheme="minorHAnsi"/>
          <w:b/>
        </w:rPr>
        <w:t>06-</w:t>
      </w:r>
      <w:r w:rsidR="002B06F3">
        <w:rPr>
          <w:rFonts w:asciiTheme="minorHAnsi" w:hAnsiTheme="minorHAnsi"/>
          <w:b/>
        </w:rPr>
        <w:t>17</w:t>
      </w:r>
      <w:r w:rsidRPr="00FB19D4">
        <w:rPr>
          <w:rFonts w:asciiTheme="minorHAnsi" w:hAnsiTheme="minorHAnsi"/>
          <w:b/>
        </w:rPr>
        <w:t>-</w:t>
      </w:r>
      <w:r w:rsidRPr="00FB19D4">
        <w:rPr>
          <w:rFonts w:asciiTheme="minorHAnsi" w:hAnsiTheme="minorHAnsi"/>
          <w:b/>
        </w:rPr>
        <w:t>20</w:t>
      </w:r>
      <w:r w:rsidR="00E73C1B">
        <w:rPr>
          <w:rFonts w:asciiTheme="minorHAnsi" w:hAnsiTheme="minorHAnsi"/>
          <w:b/>
        </w:rPr>
        <w:t>20</w:t>
      </w:r>
      <w:r w:rsidRPr="00FB19D4">
        <w:rPr>
          <w:rFonts w:asciiTheme="minorHAnsi" w:hAnsiTheme="minorHAnsi"/>
          <w:b/>
        </w:rPr>
        <w:t>_</w:t>
      </w:r>
      <w:r w:rsidR="00BB515B">
        <w:rPr>
          <w:rFonts w:asciiTheme="minorHAnsi" w:hAnsiTheme="minorHAnsi"/>
          <w:b/>
        </w:rPr>
        <w:t>FINAL</w:t>
      </w:r>
    </w:p>
    <w:p w14:paraId="47210E1C" w14:textId="77777777" w:rsidR="003E68C1" w:rsidRPr="00FB19D4" w:rsidRDefault="003E68C1" w:rsidP="003E68C1">
      <w:pPr>
        <w:spacing w:after="0" w:line="240" w:lineRule="auto"/>
        <w:rPr>
          <w:sz w:val="24"/>
          <w:szCs w:val="24"/>
        </w:rPr>
      </w:pPr>
    </w:p>
    <w:p w14:paraId="659740D2" w14:textId="77777777" w:rsidR="00B27315" w:rsidRPr="00FB19D4" w:rsidRDefault="00B27315" w:rsidP="00E95259">
      <w:pPr>
        <w:spacing w:after="0" w:line="240" w:lineRule="auto"/>
        <w:rPr>
          <w:rFonts w:asciiTheme="minorHAnsi" w:eastAsia="Calibri" w:hAnsiTheme="minorHAnsi" w:cstheme="minorHAnsi"/>
          <w:sz w:val="21"/>
          <w:szCs w:val="21"/>
        </w:rPr>
      </w:pPr>
      <w:r w:rsidRPr="00FB19D4">
        <w:rPr>
          <w:rFonts w:asciiTheme="minorHAnsi" w:eastAsia="Calibri" w:hAnsiTheme="minorHAnsi" w:cstheme="minorHAnsi"/>
          <w:sz w:val="21"/>
          <w:szCs w:val="21"/>
        </w:rPr>
        <w:t xml:space="preserve">Financial services companies are interested in understanding the needs of consumers and are looking for ways to provide products and services to meet those needs. </w:t>
      </w:r>
    </w:p>
    <w:p w14:paraId="769EA65B" w14:textId="77777777" w:rsidR="00B27315" w:rsidRPr="00FB19D4" w:rsidRDefault="00B27315" w:rsidP="00E95259">
      <w:pPr>
        <w:spacing w:after="0" w:line="240" w:lineRule="auto"/>
        <w:rPr>
          <w:rFonts w:asciiTheme="minorHAnsi" w:eastAsia="Calibri" w:hAnsiTheme="minorHAnsi" w:cstheme="minorHAnsi"/>
          <w:sz w:val="21"/>
          <w:szCs w:val="21"/>
        </w:rPr>
      </w:pPr>
    </w:p>
    <w:p w14:paraId="3F60EABE" w14:textId="77777777" w:rsidR="00B27315" w:rsidRPr="00FB19D4" w:rsidRDefault="00B27315" w:rsidP="00E95259">
      <w:pPr>
        <w:spacing w:after="0" w:line="240" w:lineRule="auto"/>
        <w:rPr>
          <w:rFonts w:asciiTheme="minorHAnsi" w:eastAsia="MS PGothic" w:hAnsiTheme="minorHAnsi" w:cstheme="minorHAnsi"/>
          <w:sz w:val="21"/>
          <w:szCs w:val="21"/>
          <w:lang w:eastAsia="ja-JP"/>
        </w:rPr>
      </w:pPr>
      <w:r w:rsidRPr="00FB19D4">
        <w:rPr>
          <w:rFonts w:asciiTheme="minorHAnsi" w:eastAsia="MS PGothic" w:hAnsiTheme="minorHAnsi" w:cstheme="minorHAnsi"/>
          <w:sz w:val="21"/>
          <w:szCs w:val="21"/>
          <w:lang w:eastAsia="ja-JP"/>
        </w:rPr>
        <w:t>PMG Intelligence is a national public opinion research firm conducting this important national study with Canadian residents</w:t>
      </w:r>
      <w:r w:rsidRPr="00FB19D4">
        <w:rPr>
          <w:rFonts w:asciiTheme="minorHAnsi" w:hAnsiTheme="minorHAnsi" w:cstheme="minorHAnsi"/>
          <w:sz w:val="21"/>
          <w:szCs w:val="21"/>
        </w:rPr>
        <w:t>. The feedback received will help to shape the product and service offerings of major Canadian financial providers.</w:t>
      </w:r>
    </w:p>
    <w:p w14:paraId="041A5444" w14:textId="77777777" w:rsidR="00B27315" w:rsidRPr="00FB19D4" w:rsidRDefault="00B27315" w:rsidP="00E95259">
      <w:pPr>
        <w:spacing w:after="0" w:line="240" w:lineRule="auto"/>
        <w:rPr>
          <w:rFonts w:asciiTheme="minorHAnsi" w:eastAsia="MS PGothic" w:hAnsiTheme="minorHAnsi" w:cstheme="minorHAnsi"/>
          <w:b/>
          <w:bCs/>
          <w:sz w:val="21"/>
          <w:szCs w:val="21"/>
          <w:lang w:eastAsia="ja-JP"/>
        </w:rPr>
      </w:pPr>
    </w:p>
    <w:p w14:paraId="011F74FF" w14:textId="77777777" w:rsidR="00B27315" w:rsidRPr="00FB19D4" w:rsidRDefault="00B27315" w:rsidP="00E95259">
      <w:pPr>
        <w:spacing w:after="0" w:line="240" w:lineRule="auto"/>
        <w:rPr>
          <w:rFonts w:asciiTheme="minorHAnsi" w:hAnsiTheme="minorHAnsi" w:cstheme="minorHAnsi"/>
          <w:sz w:val="21"/>
          <w:szCs w:val="21"/>
        </w:rPr>
      </w:pPr>
      <w:r w:rsidRPr="00FB19D4">
        <w:rPr>
          <w:rFonts w:asciiTheme="minorHAnsi" w:eastAsia="MS PGothic" w:hAnsiTheme="minorHAnsi" w:cstheme="minorHAnsi"/>
          <w:sz w:val="21"/>
          <w:szCs w:val="21"/>
          <w:lang w:eastAsia="ja-JP"/>
        </w:rPr>
        <w:t>Please be assured, we are not selling anything and are only interested in your opinions. The survey will take approximately xx minutes to complete, depending on your responses.</w:t>
      </w:r>
    </w:p>
    <w:p w14:paraId="2ED80845" w14:textId="77777777" w:rsidR="00B27315" w:rsidRPr="00FB19D4" w:rsidRDefault="00B27315" w:rsidP="00E95259">
      <w:pPr>
        <w:spacing w:after="0" w:line="240" w:lineRule="auto"/>
        <w:rPr>
          <w:rFonts w:cstheme="minorHAnsi"/>
          <w:sz w:val="21"/>
          <w:szCs w:val="21"/>
        </w:rPr>
      </w:pPr>
    </w:p>
    <w:p w14:paraId="30C20A4C" w14:textId="77777777" w:rsidR="00B27315" w:rsidRPr="00FB19D4" w:rsidRDefault="00B27315" w:rsidP="00E95259">
      <w:pPr>
        <w:spacing w:after="0" w:line="240" w:lineRule="auto"/>
        <w:rPr>
          <w:rFonts w:cstheme="minorHAnsi"/>
          <w:i/>
          <w:sz w:val="21"/>
          <w:szCs w:val="21"/>
        </w:rPr>
      </w:pPr>
      <w:r w:rsidRPr="00FB19D4">
        <w:rPr>
          <w:rFonts w:cstheme="minorHAnsi"/>
          <w:b/>
          <w:i/>
          <w:sz w:val="21"/>
          <w:szCs w:val="21"/>
        </w:rPr>
        <w:t>Please note that all information collected will be used for research purposes only and administered as per the requirements of the Privacy Act of Canada.</w:t>
      </w:r>
    </w:p>
    <w:p w14:paraId="058E0647" w14:textId="34939036" w:rsidR="00B27315" w:rsidRPr="00FB19D4" w:rsidRDefault="00B27315" w:rsidP="00E95259">
      <w:pPr>
        <w:pStyle w:val="ListParagraph"/>
        <w:spacing w:line="240" w:lineRule="auto"/>
        <w:ind w:left="0"/>
        <w:rPr>
          <w:rFonts w:cstheme="minorHAnsi"/>
          <w:b/>
          <w:i/>
          <w:sz w:val="21"/>
          <w:szCs w:val="21"/>
        </w:rPr>
      </w:pPr>
    </w:p>
    <w:p w14:paraId="4B9284AE" w14:textId="77777777" w:rsidR="00B27315" w:rsidRPr="00FB19D4" w:rsidRDefault="00B27315" w:rsidP="00E95259">
      <w:pPr>
        <w:pStyle w:val="ListParagraph"/>
        <w:spacing w:line="240" w:lineRule="auto"/>
        <w:ind w:left="0"/>
        <w:rPr>
          <w:rFonts w:cstheme="minorHAnsi"/>
          <w:sz w:val="21"/>
          <w:szCs w:val="21"/>
        </w:rPr>
      </w:pPr>
      <w:r w:rsidRPr="00FB19D4">
        <w:rPr>
          <w:rFonts w:cstheme="minorHAnsi"/>
          <w:sz w:val="21"/>
          <w:szCs w:val="21"/>
        </w:rPr>
        <w:t>Would you be willing to help us out by providing your feedback?</w:t>
      </w:r>
    </w:p>
    <w:p w14:paraId="4EF8F0A2" w14:textId="3286C654" w:rsidR="00B27315" w:rsidRPr="00FB19D4" w:rsidRDefault="00B27315" w:rsidP="00F84DC2">
      <w:pPr>
        <w:pStyle w:val="ListParagraph"/>
        <w:numPr>
          <w:ilvl w:val="0"/>
          <w:numId w:val="4"/>
        </w:numPr>
        <w:spacing w:after="0" w:line="240" w:lineRule="auto"/>
        <w:contextualSpacing w:val="0"/>
        <w:rPr>
          <w:rFonts w:cstheme="minorHAnsi"/>
          <w:sz w:val="21"/>
          <w:szCs w:val="21"/>
        </w:rPr>
      </w:pPr>
      <w:r w:rsidRPr="00FB19D4">
        <w:rPr>
          <w:rFonts w:cstheme="minorHAnsi"/>
          <w:sz w:val="21"/>
          <w:szCs w:val="21"/>
        </w:rPr>
        <w:t xml:space="preserve">Yes </w:t>
      </w:r>
      <w:r w:rsidRPr="00FB19D4">
        <w:rPr>
          <w:rFonts w:cstheme="minorHAnsi"/>
          <w:b/>
          <w:sz w:val="21"/>
          <w:szCs w:val="21"/>
        </w:rPr>
        <w:t xml:space="preserve"> </w:t>
      </w:r>
    </w:p>
    <w:p w14:paraId="3F34667F" w14:textId="77734553" w:rsidR="00B27315" w:rsidRPr="00FB19D4" w:rsidRDefault="00B27315" w:rsidP="00F84DC2">
      <w:pPr>
        <w:pStyle w:val="ListParagraph"/>
        <w:numPr>
          <w:ilvl w:val="0"/>
          <w:numId w:val="4"/>
        </w:numPr>
        <w:spacing w:after="0" w:line="240" w:lineRule="auto"/>
        <w:contextualSpacing w:val="0"/>
        <w:rPr>
          <w:rFonts w:cstheme="minorHAnsi"/>
          <w:sz w:val="21"/>
          <w:szCs w:val="21"/>
        </w:rPr>
      </w:pPr>
      <w:r w:rsidRPr="00FB19D4">
        <w:rPr>
          <w:rFonts w:cstheme="minorHAnsi"/>
          <w:sz w:val="21"/>
          <w:szCs w:val="21"/>
        </w:rPr>
        <w:t xml:space="preserve">No </w:t>
      </w:r>
      <w:r w:rsidRPr="00FB19D4">
        <w:rPr>
          <w:rFonts w:cstheme="minorHAnsi"/>
          <w:b/>
          <w:sz w:val="21"/>
          <w:szCs w:val="21"/>
        </w:rPr>
        <w:t>- THANK AND TERMINATE</w:t>
      </w:r>
    </w:p>
    <w:p w14:paraId="1C1026DC" w14:textId="1C3785EE" w:rsidR="00B27315" w:rsidRPr="00FB19D4" w:rsidRDefault="00B27315" w:rsidP="00E95259">
      <w:pPr>
        <w:pStyle w:val="ListParagraph"/>
        <w:spacing w:line="240" w:lineRule="auto"/>
        <w:ind w:left="0"/>
        <w:rPr>
          <w:rFonts w:cstheme="minorHAnsi"/>
          <w:b/>
          <w:i/>
          <w:sz w:val="21"/>
          <w:szCs w:val="21"/>
        </w:rPr>
      </w:pPr>
    </w:p>
    <w:p w14:paraId="1919A9D8" w14:textId="75732849" w:rsidR="00B27315" w:rsidRPr="00FB19D4" w:rsidRDefault="00B27315" w:rsidP="00E95259">
      <w:pPr>
        <w:pStyle w:val="ListParagraph"/>
        <w:spacing w:line="240" w:lineRule="auto"/>
        <w:ind w:left="0"/>
        <w:rPr>
          <w:rFonts w:cstheme="minorHAnsi"/>
          <w:b/>
          <w:i/>
          <w:sz w:val="21"/>
          <w:szCs w:val="21"/>
        </w:rPr>
      </w:pPr>
      <w:r w:rsidRPr="00FB19D4">
        <w:rPr>
          <w:rFonts w:cstheme="minorHAnsi"/>
          <w:b/>
          <w:i/>
          <w:sz w:val="21"/>
          <w:szCs w:val="21"/>
        </w:rPr>
        <w:t>______________________________________________________________________________________________________________________</w:t>
      </w:r>
    </w:p>
    <w:p w14:paraId="1505DE9B" w14:textId="77777777" w:rsidR="00E73C1B" w:rsidRPr="00FB19D4" w:rsidRDefault="00E73C1B" w:rsidP="00E95259">
      <w:pPr>
        <w:pStyle w:val="ListParagraph"/>
        <w:spacing w:line="240" w:lineRule="auto"/>
        <w:ind w:left="0"/>
        <w:rPr>
          <w:rFonts w:cstheme="minorHAnsi"/>
          <w:sz w:val="21"/>
          <w:szCs w:val="21"/>
        </w:rPr>
      </w:pPr>
    </w:p>
    <w:p w14:paraId="13787D8D" w14:textId="0D1A9673" w:rsidR="00574DAD" w:rsidRPr="00FB19D4" w:rsidRDefault="00574DAD" w:rsidP="00E95259">
      <w:pPr>
        <w:pStyle w:val="ListParagraph"/>
        <w:spacing w:line="240" w:lineRule="auto"/>
        <w:ind w:left="0"/>
        <w:rPr>
          <w:rFonts w:asciiTheme="majorHAnsi" w:hAnsiTheme="majorHAnsi" w:cstheme="minorHAnsi"/>
          <w:b/>
          <w:color w:val="062138" w:themeColor="text2"/>
          <w:sz w:val="21"/>
          <w:szCs w:val="21"/>
        </w:rPr>
      </w:pPr>
      <w:r w:rsidRPr="00FB19D4">
        <w:rPr>
          <w:rFonts w:asciiTheme="majorHAnsi" w:hAnsiTheme="majorHAnsi" w:cstheme="minorHAnsi"/>
          <w:b/>
          <w:color w:val="062138" w:themeColor="text2"/>
          <w:sz w:val="21"/>
          <w:szCs w:val="21"/>
        </w:rPr>
        <w:t>Introduction:</w:t>
      </w:r>
    </w:p>
    <w:p w14:paraId="44C3A872" w14:textId="41A9358F" w:rsidR="002C135A" w:rsidRPr="00FB19D4" w:rsidRDefault="002C135A" w:rsidP="00E95259">
      <w:pPr>
        <w:pStyle w:val="ListParagraph"/>
        <w:spacing w:line="240" w:lineRule="auto"/>
        <w:ind w:left="0"/>
        <w:rPr>
          <w:rFonts w:cstheme="minorHAnsi"/>
          <w:i/>
          <w:sz w:val="21"/>
          <w:szCs w:val="21"/>
        </w:rPr>
      </w:pPr>
      <w:r w:rsidRPr="00FB19D4">
        <w:rPr>
          <w:rFonts w:cstheme="minorHAnsi"/>
          <w:i/>
          <w:sz w:val="21"/>
          <w:szCs w:val="21"/>
        </w:rPr>
        <w:t>T</w:t>
      </w:r>
      <w:r w:rsidR="00B27315" w:rsidRPr="00FB19D4">
        <w:rPr>
          <w:rFonts w:cstheme="minorHAnsi"/>
          <w:i/>
          <w:sz w:val="21"/>
          <w:szCs w:val="21"/>
        </w:rPr>
        <w:t>o begin, t</w:t>
      </w:r>
      <w:r w:rsidRPr="00FB19D4">
        <w:rPr>
          <w:rFonts w:cstheme="minorHAnsi"/>
          <w:i/>
          <w:sz w:val="21"/>
          <w:szCs w:val="21"/>
        </w:rPr>
        <w:t xml:space="preserve">he following questions will help us to categorize the results of the study. This information is strictly </w:t>
      </w:r>
      <w:r w:rsidR="00B27315" w:rsidRPr="00FB19D4">
        <w:rPr>
          <w:rFonts w:cstheme="minorHAnsi"/>
          <w:i/>
          <w:sz w:val="21"/>
          <w:szCs w:val="21"/>
        </w:rPr>
        <w:t>confidential,</w:t>
      </w:r>
      <w:r w:rsidRPr="00FB19D4">
        <w:rPr>
          <w:rFonts w:cstheme="minorHAnsi"/>
          <w:i/>
          <w:sz w:val="21"/>
          <w:szCs w:val="21"/>
        </w:rPr>
        <w:t xml:space="preserve"> and results will not be shared in a way that allows for identification of individuals.</w:t>
      </w:r>
    </w:p>
    <w:p w14:paraId="2121E6B2" w14:textId="3E5F25CA" w:rsidR="002C135A" w:rsidRDefault="002C135A" w:rsidP="00E95259">
      <w:pPr>
        <w:pStyle w:val="ListParagraph"/>
        <w:spacing w:line="240" w:lineRule="auto"/>
        <w:ind w:left="360"/>
        <w:rPr>
          <w:rFonts w:cstheme="minorHAnsi"/>
          <w:sz w:val="21"/>
          <w:szCs w:val="21"/>
        </w:rPr>
      </w:pPr>
    </w:p>
    <w:p w14:paraId="2C9C06DE" w14:textId="77777777" w:rsidR="002C135A" w:rsidRPr="00FB19D4" w:rsidRDefault="002C135A" w:rsidP="00F84DC2">
      <w:pPr>
        <w:pStyle w:val="ListParagraph"/>
        <w:numPr>
          <w:ilvl w:val="0"/>
          <w:numId w:val="6"/>
        </w:numPr>
        <w:spacing w:after="0" w:line="240" w:lineRule="auto"/>
        <w:contextualSpacing w:val="0"/>
        <w:rPr>
          <w:rFonts w:cstheme="minorHAnsi"/>
          <w:sz w:val="21"/>
          <w:szCs w:val="21"/>
        </w:rPr>
      </w:pPr>
      <w:r w:rsidRPr="00FB19D4">
        <w:rPr>
          <w:rFonts w:cstheme="minorHAnsi"/>
          <w:sz w:val="21"/>
          <w:szCs w:val="21"/>
        </w:rPr>
        <w:t>Which of the following best describes you?</w:t>
      </w:r>
    </w:p>
    <w:p w14:paraId="78C04212" w14:textId="77777777" w:rsidR="002C135A" w:rsidRPr="00FB19D4" w:rsidRDefault="002C135A" w:rsidP="00F84DC2">
      <w:pPr>
        <w:pStyle w:val="ListParagraph"/>
        <w:numPr>
          <w:ilvl w:val="0"/>
          <w:numId w:val="5"/>
        </w:numPr>
        <w:spacing w:after="0" w:line="240" w:lineRule="auto"/>
        <w:contextualSpacing w:val="0"/>
        <w:rPr>
          <w:rFonts w:cstheme="minorHAnsi"/>
          <w:sz w:val="21"/>
          <w:szCs w:val="21"/>
          <w:lang w:val="en-GB"/>
        </w:rPr>
      </w:pPr>
      <w:r w:rsidRPr="00FB19D4">
        <w:rPr>
          <w:rFonts w:cstheme="minorHAnsi"/>
          <w:sz w:val="21"/>
          <w:szCs w:val="21"/>
          <w:lang w:val="en-GB"/>
        </w:rPr>
        <w:t>Business owner (own a business, franchise owner, chain manger)</w:t>
      </w:r>
    </w:p>
    <w:p w14:paraId="02B39B10" w14:textId="77777777" w:rsidR="002C135A" w:rsidRPr="00FB19D4" w:rsidRDefault="002C135A" w:rsidP="00F84DC2">
      <w:pPr>
        <w:pStyle w:val="ListParagraph"/>
        <w:numPr>
          <w:ilvl w:val="0"/>
          <w:numId w:val="5"/>
        </w:numPr>
        <w:spacing w:after="0" w:line="240" w:lineRule="auto"/>
        <w:contextualSpacing w:val="0"/>
        <w:rPr>
          <w:rFonts w:cstheme="minorHAnsi"/>
          <w:sz w:val="21"/>
          <w:szCs w:val="21"/>
          <w:lang w:val="en-GB"/>
        </w:rPr>
      </w:pPr>
      <w:r w:rsidRPr="00FB19D4">
        <w:rPr>
          <w:rFonts w:cstheme="minorHAnsi"/>
          <w:sz w:val="21"/>
          <w:szCs w:val="21"/>
          <w:lang w:val="en-GB"/>
        </w:rPr>
        <w:t>Self-employed professional</w:t>
      </w:r>
    </w:p>
    <w:p w14:paraId="3F50654B" w14:textId="3CC7BBA9" w:rsidR="002C135A" w:rsidRPr="00FB19D4" w:rsidRDefault="002C135A" w:rsidP="00F84DC2">
      <w:pPr>
        <w:pStyle w:val="ListParagraph"/>
        <w:numPr>
          <w:ilvl w:val="0"/>
          <w:numId w:val="5"/>
        </w:numPr>
        <w:spacing w:after="0" w:line="240" w:lineRule="auto"/>
        <w:contextualSpacing w:val="0"/>
        <w:rPr>
          <w:rFonts w:cstheme="minorHAnsi"/>
          <w:sz w:val="21"/>
          <w:szCs w:val="21"/>
          <w:lang w:val="en-GB"/>
        </w:rPr>
      </w:pPr>
      <w:r w:rsidRPr="00FB19D4">
        <w:rPr>
          <w:rFonts w:cstheme="minorHAnsi"/>
          <w:sz w:val="21"/>
          <w:szCs w:val="21"/>
          <w:lang w:val="en-GB"/>
        </w:rPr>
        <w:t>Consultant or free-lance professional</w:t>
      </w:r>
    </w:p>
    <w:p w14:paraId="5AB07DB4" w14:textId="54D3A35B" w:rsidR="00B27315" w:rsidRPr="00FB19D4" w:rsidRDefault="00B27315" w:rsidP="00E95259">
      <w:pPr>
        <w:spacing w:after="0" w:line="240" w:lineRule="auto"/>
        <w:ind w:firstLine="720"/>
        <w:rPr>
          <w:rFonts w:cstheme="minorHAnsi"/>
          <w:b/>
          <w:sz w:val="18"/>
          <w:szCs w:val="21"/>
          <w:lang w:val="en-GB"/>
        </w:rPr>
      </w:pPr>
      <w:r w:rsidRPr="00FB19D4">
        <w:rPr>
          <w:rFonts w:cstheme="minorHAnsi"/>
          <w:b/>
          <w:sz w:val="18"/>
          <w:szCs w:val="21"/>
          <w:lang w:val="en-GB"/>
        </w:rPr>
        <w:t>[IF RESPOND ANYTHING BUT BUSINESS OWNER, SELF-EMPLOYED PRO OR CONSULTANT – THANK AND TERMINATE]</w:t>
      </w:r>
    </w:p>
    <w:p w14:paraId="0A4AB5BC" w14:textId="108CF3FD" w:rsidR="002C135A" w:rsidRPr="00FB19D4" w:rsidRDefault="002C135A" w:rsidP="00F84DC2">
      <w:pPr>
        <w:pStyle w:val="ListParagraph"/>
        <w:numPr>
          <w:ilvl w:val="0"/>
          <w:numId w:val="5"/>
        </w:numPr>
        <w:spacing w:after="0" w:line="240" w:lineRule="auto"/>
        <w:contextualSpacing w:val="0"/>
        <w:rPr>
          <w:rFonts w:cstheme="minorHAnsi"/>
          <w:sz w:val="21"/>
          <w:szCs w:val="21"/>
          <w:lang w:val="en-CA"/>
        </w:rPr>
      </w:pPr>
      <w:r w:rsidRPr="00FB19D4">
        <w:rPr>
          <w:rFonts w:cstheme="minorHAnsi"/>
          <w:sz w:val="21"/>
          <w:szCs w:val="21"/>
        </w:rPr>
        <w:t>Employed full-time (35 hrs.+/week)</w:t>
      </w:r>
    </w:p>
    <w:p w14:paraId="6F2A9C59" w14:textId="77777777" w:rsidR="002C135A" w:rsidRPr="00FB19D4" w:rsidRDefault="002C135A" w:rsidP="00F84DC2">
      <w:pPr>
        <w:pStyle w:val="ListParagraph"/>
        <w:numPr>
          <w:ilvl w:val="0"/>
          <w:numId w:val="5"/>
        </w:numPr>
        <w:spacing w:after="200" w:line="240" w:lineRule="auto"/>
        <w:rPr>
          <w:rFonts w:cstheme="minorHAnsi"/>
          <w:sz w:val="21"/>
          <w:szCs w:val="21"/>
        </w:rPr>
      </w:pPr>
      <w:r w:rsidRPr="00FB19D4">
        <w:rPr>
          <w:rFonts w:cstheme="minorHAnsi"/>
          <w:sz w:val="21"/>
          <w:szCs w:val="21"/>
        </w:rPr>
        <w:t xml:space="preserve">Employed part-time (under 35 hrs./week)   </w:t>
      </w:r>
    </w:p>
    <w:p w14:paraId="50BD053B" w14:textId="77777777" w:rsidR="002C135A" w:rsidRPr="00FB19D4" w:rsidRDefault="002C135A" w:rsidP="00F84DC2">
      <w:pPr>
        <w:pStyle w:val="ListParagraph"/>
        <w:numPr>
          <w:ilvl w:val="0"/>
          <w:numId w:val="5"/>
        </w:numPr>
        <w:spacing w:after="200" w:line="240" w:lineRule="auto"/>
        <w:rPr>
          <w:rFonts w:cstheme="minorHAnsi"/>
          <w:sz w:val="21"/>
          <w:szCs w:val="21"/>
        </w:rPr>
      </w:pPr>
      <w:r w:rsidRPr="00FB19D4">
        <w:rPr>
          <w:rFonts w:cstheme="minorHAnsi"/>
          <w:sz w:val="21"/>
          <w:szCs w:val="21"/>
        </w:rPr>
        <w:t>Unemployed</w:t>
      </w:r>
    </w:p>
    <w:p w14:paraId="7E7E8EDB" w14:textId="77777777" w:rsidR="002C135A" w:rsidRPr="00FB19D4" w:rsidRDefault="002C135A" w:rsidP="00F84DC2">
      <w:pPr>
        <w:pStyle w:val="ListParagraph"/>
        <w:numPr>
          <w:ilvl w:val="0"/>
          <w:numId w:val="5"/>
        </w:numPr>
        <w:spacing w:after="200" w:line="240" w:lineRule="auto"/>
        <w:rPr>
          <w:rFonts w:cstheme="minorHAnsi"/>
          <w:sz w:val="21"/>
          <w:szCs w:val="21"/>
        </w:rPr>
      </w:pPr>
      <w:proofErr w:type="gramStart"/>
      <w:r w:rsidRPr="00FB19D4">
        <w:rPr>
          <w:rFonts w:cstheme="minorHAnsi"/>
          <w:sz w:val="21"/>
          <w:szCs w:val="21"/>
        </w:rPr>
        <w:t>Fully-retired</w:t>
      </w:r>
      <w:proofErr w:type="gramEnd"/>
    </w:p>
    <w:p w14:paraId="583B7360" w14:textId="77777777" w:rsidR="002C135A" w:rsidRPr="00FB19D4" w:rsidRDefault="002C135A" w:rsidP="00F84DC2">
      <w:pPr>
        <w:pStyle w:val="ListParagraph"/>
        <w:numPr>
          <w:ilvl w:val="0"/>
          <w:numId w:val="5"/>
        </w:numPr>
        <w:spacing w:after="200" w:line="240" w:lineRule="auto"/>
        <w:rPr>
          <w:rFonts w:cstheme="minorHAnsi"/>
          <w:sz w:val="21"/>
          <w:szCs w:val="21"/>
        </w:rPr>
      </w:pPr>
      <w:r w:rsidRPr="00FB19D4">
        <w:rPr>
          <w:rFonts w:cstheme="minorHAnsi"/>
          <w:sz w:val="21"/>
          <w:szCs w:val="21"/>
        </w:rPr>
        <w:t>Semi-retired</w:t>
      </w:r>
    </w:p>
    <w:p w14:paraId="7BC6019D" w14:textId="77777777" w:rsidR="002C135A" w:rsidRPr="00FB19D4" w:rsidRDefault="002C135A" w:rsidP="00F84DC2">
      <w:pPr>
        <w:pStyle w:val="ListParagraph"/>
        <w:numPr>
          <w:ilvl w:val="0"/>
          <w:numId w:val="5"/>
        </w:numPr>
        <w:spacing w:after="200" w:line="240" w:lineRule="auto"/>
        <w:rPr>
          <w:rFonts w:cstheme="minorHAnsi"/>
          <w:sz w:val="21"/>
          <w:szCs w:val="21"/>
        </w:rPr>
      </w:pPr>
      <w:r w:rsidRPr="00FB19D4">
        <w:rPr>
          <w:rFonts w:cstheme="minorHAnsi"/>
          <w:sz w:val="21"/>
          <w:szCs w:val="21"/>
        </w:rPr>
        <w:t xml:space="preserve">A homemaker  </w:t>
      </w:r>
    </w:p>
    <w:p w14:paraId="7638D8C5" w14:textId="77777777" w:rsidR="002C135A" w:rsidRPr="00FB19D4" w:rsidRDefault="002C135A" w:rsidP="00F84DC2">
      <w:pPr>
        <w:pStyle w:val="ListParagraph"/>
        <w:numPr>
          <w:ilvl w:val="0"/>
          <w:numId w:val="5"/>
        </w:numPr>
        <w:spacing w:after="200" w:line="240" w:lineRule="auto"/>
        <w:rPr>
          <w:rFonts w:cstheme="minorHAnsi"/>
          <w:sz w:val="21"/>
          <w:szCs w:val="21"/>
        </w:rPr>
      </w:pPr>
      <w:r w:rsidRPr="00FB19D4">
        <w:rPr>
          <w:rFonts w:cstheme="minorHAnsi"/>
          <w:sz w:val="21"/>
          <w:szCs w:val="21"/>
        </w:rPr>
        <w:t xml:space="preserve">A student </w:t>
      </w:r>
    </w:p>
    <w:p w14:paraId="7DE0FDC4" w14:textId="77777777" w:rsidR="002C135A" w:rsidRPr="00FB19D4" w:rsidRDefault="002C135A" w:rsidP="00F84DC2">
      <w:pPr>
        <w:pStyle w:val="ListParagraph"/>
        <w:numPr>
          <w:ilvl w:val="0"/>
          <w:numId w:val="5"/>
        </w:numPr>
        <w:spacing w:after="200" w:line="240" w:lineRule="auto"/>
        <w:rPr>
          <w:rFonts w:cstheme="minorHAnsi"/>
          <w:sz w:val="21"/>
          <w:szCs w:val="21"/>
        </w:rPr>
      </w:pPr>
      <w:r w:rsidRPr="00FB19D4">
        <w:rPr>
          <w:rFonts w:cstheme="minorHAnsi"/>
          <w:sz w:val="21"/>
          <w:szCs w:val="21"/>
        </w:rPr>
        <w:t>Volunteer</w:t>
      </w:r>
    </w:p>
    <w:p w14:paraId="3B744050" w14:textId="77777777" w:rsidR="002C135A" w:rsidRPr="00FB19D4" w:rsidRDefault="002C135A" w:rsidP="00F84DC2">
      <w:pPr>
        <w:pStyle w:val="ListParagraph"/>
        <w:numPr>
          <w:ilvl w:val="0"/>
          <w:numId w:val="5"/>
        </w:numPr>
        <w:spacing w:after="0" w:line="240" w:lineRule="auto"/>
        <w:contextualSpacing w:val="0"/>
        <w:rPr>
          <w:rFonts w:cstheme="minorHAnsi"/>
          <w:sz w:val="21"/>
          <w:szCs w:val="21"/>
          <w:lang w:val="en-GB"/>
        </w:rPr>
      </w:pPr>
      <w:r w:rsidRPr="00FB19D4">
        <w:rPr>
          <w:rFonts w:cstheme="minorHAnsi"/>
          <w:sz w:val="21"/>
          <w:szCs w:val="21"/>
          <w:lang w:val="en-GB"/>
        </w:rPr>
        <w:t xml:space="preserve">Other [SPECIFY] </w:t>
      </w:r>
      <w:r w:rsidRPr="00FB19D4">
        <w:rPr>
          <w:rFonts w:cstheme="minorHAnsi"/>
          <w:sz w:val="21"/>
          <w:szCs w:val="21"/>
        </w:rPr>
        <w:t>_____________</w:t>
      </w:r>
    </w:p>
    <w:p w14:paraId="75D41D7E" w14:textId="77777777" w:rsidR="002C135A" w:rsidRPr="00FB19D4" w:rsidRDefault="002C135A" w:rsidP="00F84DC2">
      <w:pPr>
        <w:pStyle w:val="ListParagraph"/>
        <w:numPr>
          <w:ilvl w:val="0"/>
          <w:numId w:val="5"/>
        </w:numPr>
        <w:spacing w:after="0" w:line="240" w:lineRule="auto"/>
        <w:contextualSpacing w:val="0"/>
        <w:rPr>
          <w:rFonts w:cstheme="minorHAnsi"/>
          <w:sz w:val="21"/>
          <w:szCs w:val="21"/>
          <w:lang w:val="en-GB"/>
        </w:rPr>
      </w:pPr>
      <w:r w:rsidRPr="00FB19D4">
        <w:rPr>
          <w:rFonts w:cstheme="minorHAnsi"/>
          <w:sz w:val="21"/>
          <w:szCs w:val="21"/>
        </w:rPr>
        <w:t>Prefer not to respond</w:t>
      </w:r>
    </w:p>
    <w:p w14:paraId="34C20EDD" w14:textId="6615E8D4" w:rsidR="004013DE" w:rsidRDefault="004013DE" w:rsidP="004013DE">
      <w:pPr>
        <w:pStyle w:val="ListParagraph"/>
        <w:spacing w:line="240" w:lineRule="auto"/>
        <w:ind w:left="360"/>
        <w:rPr>
          <w:rFonts w:cstheme="minorHAnsi"/>
          <w:sz w:val="21"/>
          <w:szCs w:val="21"/>
        </w:rPr>
      </w:pPr>
    </w:p>
    <w:p w14:paraId="0E9174B5" w14:textId="6CE1FD5F" w:rsidR="00B27315" w:rsidRPr="00FB19D4" w:rsidRDefault="00B27315" w:rsidP="00F84DC2">
      <w:pPr>
        <w:pStyle w:val="ListParagraph"/>
        <w:numPr>
          <w:ilvl w:val="0"/>
          <w:numId w:val="6"/>
        </w:numPr>
        <w:spacing w:line="240" w:lineRule="auto"/>
        <w:rPr>
          <w:rFonts w:cstheme="minorHAnsi"/>
          <w:sz w:val="21"/>
          <w:szCs w:val="21"/>
        </w:rPr>
      </w:pPr>
      <w:r w:rsidRPr="00FB19D4">
        <w:rPr>
          <w:rFonts w:cstheme="minorHAnsi"/>
          <w:sz w:val="21"/>
          <w:szCs w:val="21"/>
        </w:rPr>
        <w:t xml:space="preserve">Excluding yourself, how many employees are </w:t>
      </w:r>
      <w:r w:rsidR="003939EC" w:rsidRPr="00FB19D4">
        <w:rPr>
          <w:rFonts w:cstheme="minorHAnsi"/>
          <w:sz w:val="21"/>
          <w:szCs w:val="21"/>
        </w:rPr>
        <w:t>currently part of your</w:t>
      </w:r>
      <w:r w:rsidRPr="00FB19D4">
        <w:rPr>
          <w:rFonts w:cstheme="minorHAnsi"/>
          <w:sz w:val="21"/>
          <w:szCs w:val="21"/>
        </w:rPr>
        <w:t xml:space="preserve"> business? That is, all full-time and part-time staff, at all locations, including contractors?</w:t>
      </w:r>
    </w:p>
    <w:p w14:paraId="7D370D4B" w14:textId="1DF3F3B5" w:rsidR="00B27315" w:rsidRPr="00FB19D4" w:rsidRDefault="00B27315" w:rsidP="00F84DC2">
      <w:pPr>
        <w:pStyle w:val="ListParagraph"/>
        <w:numPr>
          <w:ilvl w:val="0"/>
          <w:numId w:val="7"/>
        </w:numPr>
        <w:spacing w:after="0" w:line="240" w:lineRule="auto"/>
        <w:contextualSpacing w:val="0"/>
        <w:rPr>
          <w:rFonts w:cstheme="minorHAnsi"/>
          <w:sz w:val="21"/>
          <w:szCs w:val="21"/>
        </w:rPr>
      </w:pPr>
      <w:r w:rsidRPr="00FB19D4">
        <w:rPr>
          <w:rFonts w:cstheme="minorHAnsi"/>
          <w:sz w:val="21"/>
          <w:szCs w:val="21"/>
        </w:rPr>
        <w:t xml:space="preserve">No employees/contractors – only </w:t>
      </w:r>
      <w:r w:rsidR="008F7F61">
        <w:rPr>
          <w:rFonts w:cstheme="minorHAnsi"/>
          <w:sz w:val="21"/>
          <w:szCs w:val="21"/>
        </w:rPr>
        <w:t>your</w:t>
      </w:r>
      <w:r w:rsidR="008F7F61" w:rsidRPr="00FB19D4">
        <w:rPr>
          <w:rFonts w:cstheme="minorHAnsi"/>
          <w:sz w:val="21"/>
          <w:szCs w:val="21"/>
        </w:rPr>
        <w:t>self</w:t>
      </w:r>
    </w:p>
    <w:p w14:paraId="4405EE05" w14:textId="77777777" w:rsidR="00B27315" w:rsidRPr="00FB19D4" w:rsidRDefault="00B27315" w:rsidP="00F84DC2">
      <w:pPr>
        <w:pStyle w:val="ListParagraph"/>
        <w:numPr>
          <w:ilvl w:val="0"/>
          <w:numId w:val="7"/>
        </w:numPr>
        <w:spacing w:after="0" w:line="240" w:lineRule="auto"/>
        <w:contextualSpacing w:val="0"/>
        <w:rPr>
          <w:rFonts w:cstheme="minorHAnsi"/>
          <w:sz w:val="21"/>
          <w:szCs w:val="21"/>
        </w:rPr>
      </w:pPr>
      <w:r w:rsidRPr="00FB19D4">
        <w:rPr>
          <w:rFonts w:cstheme="minorHAnsi"/>
          <w:sz w:val="21"/>
          <w:szCs w:val="21"/>
        </w:rPr>
        <w:t>1-4</w:t>
      </w:r>
    </w:p>
    <w:p w14:paraId="32890A1D" w14:textId="0DA60A7D" w:rsidR="00B27315" w:rsidRPr="00FB19D4" w:rsidRDefault="00B27315" w:rsidP="00F84DC2">
      <w:pPr>
        <w:pStyle w:val="ListParagraph"/>
        <w:numPr>
          <w:ilvl w:val="0"/>
          <w:numId w:val="7"/>
        </w:numPr>
        <w:spacing w:after="0" w:line="240" w:lineRule="auto"/>
        <w:contextualSpacing w:val="0"/>
        <w:rPr>
          <w:rFonts w:cstheme="minorHAnsi"/>
          <w:sz w:val="21"/>
          <w:szCs w:val="21"/>
        </w:rPr>
      </w:pPr>
      <w:r w:rsidRPr="00FB19D4">
        <w:rPr>
          <w:rFonts w:cstheme="minorHAnsi"/>
          <w:sz w:val="21"/>
          <w:szCs w:val="21"/>
        </w:rPr>
        <w:t>5-</w:t>
      </w:r>
      <w:r w:rsidR="003939EC" w:rsidRPr="00FB19D4">
        <w:rPr>
          <w:rFonts w:cstheme="minorHAnsi"/>
          <w:sz w:val="21"/>
          <w:szCs w:val="21"/>
        </w:rPr>
        <w:t>9</w:t>
      </w:r>
    </w:p>
    <w:p w14:paraId="35ED0C17" w14:textId="72711487" w:rsidR="003939EC" w:rsidRPr="00FB19D4" w:rsidRDefault="003939EC" w:rsidP="00F84DC2">
      <w:pPr>
        <w:pStyle w:val="ListParagraph"/>
        <w:numPr>
          <w:ilvl w:val="0"/>
          <w:numId w:val="7"/>
        </w:numPr>
        <w:spacing w:after="0" w:line="240" w:lineRule="auto"/>
        <w:contextualSpacing w:val="0"/>
        <w:rPr>
          <w:rFonts w:cstheme="minorHAnsi"/>
          <w:sz w:val="21"/>
          <w:szCs w:val="21"/>
        </w:rPr>
      </w:pPr>
      <w:r w:rsidRPr="00FB19D4">
        <w:rPr>
          <w:rFonts w:cstheme="minorHAnsi"/>
          <w:sz w:val="21"/>
          <w:szCs w:val="21"/>
        </w:rPr>
        <w:t>10-14</w:t>
      </w:r>
    </w:p>
    <w:p w14:paraId="772D61F2" w14:textId="06DB261E" w:rsidR="003939EC" w:rsidRPr="00FB19D4" w:rsidRDefault="003939EC" w:rsidP="00F84DC2">
      <w:pPr>
        <w:pStyle w:val="ListParagraph"/>
        <w:numPr>
          <w:ilvl w:val="0"/>
          <w:numId w:val="7"/>
        </w:numPr>
        <w:spacing w:after="0" w:line="240" w:lineRule="auto"/>
        <w:contextualSpacing w:val="0"/>
        <w:rPr>
          <w:rFonts w:cstheme="minorHAnsi"/>
          <w:sz w:val="21"/>
          <w:szCs w:val="21"/>
        </w:rPr>
      </w:pPr>
      <w:r w:rsidRPr="00FB19D4">
        <w:rPr>
          <w:rFonts w:cstheme="minorHAnsi"/>
          <w:sz w:val="21"/>
          <w:szCs w:val="21"/>
        </w:rPr>
        <w:t>15-19</w:t>
      </w:r>
    </w:p>
    <w:p w14:paraId="4E55BB46" w14:textId="77777777" w:rsidR="00B27315" w:rsidRPr="00FB19D4" w:rsidRDefault="00B27315" w:rsidP="00F84DC2">
      <w:pPr>
        <w:pStyle w:val="ListParagraph"/>
        <w:numPr>
          <w:ilvl w:val="0"/>
          <w:numId w:val="7"/>
        </w:numPr>
        <w:spacing w:after="0" w:line="240" w:lineRule="auto"/>
        <w:contextualSpacing w:val="0"/>
        <w:rPr>
          <w:rFonts w:cstheme="minorHAnsi"/>
          <w:sz w:val="21"/>
          <w:szCs w:val="21"/>
        </w:rPr>
      </w:pPr>
      <w:r w:rsidRPr="00FB19D4">
        <w:rPr>
          <w:rFonts w:cstheme="minorHAnsi"/>
          <w:sz w:val="21"/>
          <w:szCs w:val="21"/>
        </w:rPr>
        <w:t>20-49</w:t>
      </w:r>
    </w:p>
    <w:p w14:paraId="49FE43DF" w14:textId="3A2ECBE6" w:rsidR="00B27315" w:rsidRPr="00FB19D4" w:rsidRDefault="00B27315" w:rsidP="00F84DC2">
      <w:pPr>
        <w:pStyle w:val="ListParagraph"/>
        <w:numPr>
          <w:ilvl w:val="0"/>
          <w:numId w:val="7"/>
        </w:numPr>
        <w:spacing w:after="0" w:line="240" w:lineRule="auto"/>
        <w:contextualSpacing w:val="0"/>
        <w:rPr>
          <w:rFonts w:cstheme="minorHAnsi"/>
          <w:sz w:val="21"/>
          <w:szCs w:val="21"/>
        </w:rPr>
      </w:pPr>
      <w:r w:rsidRPr="00FB19D4">
        <w:rPr>
          <w:rFonts w:cstheme="minorHAnsi"/>
          <w:sz w:val="21"/>
          <w:szCs w:val="21"/>
        </w:rPr>
        <w:t>50-</w:t>
      </w:r>
      <w:r w:rsidR="003939EC" w:rsidRPr="00FB19D4">
        <w:rPr>
          <w:rFonts w:cstheme="minorHAnsi"/>
          <w:sz w:val="21"/>
          <w:szCs w:val="21"/>
        </w:rPr>
        <w:t>99</w:t>
      </w:r>
    </w:p>
    <w:p w14:paraId="6257D04E" w14:textId="0592766E" w:rsidR="003939EC" w:rsidRPr="00FB19D4" w:rsidRDefault="003939EC" w:rsidP="00E95259">
      <w:pPr>
        <w:pStyle w:val="ListParagraph"/>
        <w:spacing w:after="0" w:line="240" w:lineRule="auto"/>
        <w:rPr>
          <w:rFonts w:cstheme="minorHAnsi"/>
          <w:b/>
          <w:sz w:val="18"/>
          <w:szCs w:val="21"/>
          <w:lang w:val="en-GB"/>
        </w:rPr>
      </w:pPr>
      <w:r w:rsidRPr="00FB19D4">
        <w:rPr>
          <w:rFonts w:cstheme="minorHAnsi"/>
          <w:b/>
          <w:sz w:val="18"/>
          <w:szCs w:val="21"/>
          <w:lang w:val="en-GB"/>
        </w:rPr>
        <w:t>[IF RESPOND 100+ – THANK AND TERMINATE]</w:t>
      </w:r>
    </w:p>
    <w:p w14:paraId="30510D79" w14:textId="55516610" w:rsidR="003939EC" w:rsidRPr="00FB19D4" w:rsidRDefault="003939EC" w:rsidP="00F84DC2">
      <w:pPr>
        <w:pStyle w:val="ListParagraph"/>
        <w:numPr>
          <w:ilvl w:val="0"/>
          <w:numId w:val="7"/>
        </w:numPr>
        <w:spacing w:after="0" w:line="240" w:lineRule="auto"/>
        <w:contextualSpacing w:val="0"/>
        <w:rPr>
          <w:rFonts w:cstheme="minorHAnsi"/>
          <w:sz w:val="21"/>
          <w:szCs w:val="21"/>
        </w:rPr>
      </w:pPr>
      <w:r w:rsidRPr="00FB19D4">
        <w:rPr>
          <w:rFonts w:cstheme="minorHAnsi"/>
          <w:sz w:val="21"/>
          <w:szCs w:val="21"/>
        </w:rPr>
        <w:t>100-149</w:t>
      </w:r>
    </w:p>
    <w:p w14:paraId="3A7E9AE1" w14:textId="54F186EC" w:rsidR="00B27315" w:rsidRPr="00FB19D4" w:rsidRDefault="003939EC" w:rsidP="00F84DC2">
      <w:pPr>
        <w:pStyle w:val="ListParagraph"/>
        <w:numPr>
          <w:ilvl w:val="0"/>
          <w:numId w:val="7"/>
        </w:numPr>
        <w:spacing w:after="0" w:line="240" w:lineRule="auto"/>
        <w:contextualSpacing w:val="0"/>
        <w:rPr>
          <w:rFonts w:cstheme="minorHAnsi"/>
          <w:sz w:val="21"/>
          <w:szCs w:val="21"/>
        </w:rPr>
      </w:pPr>
      <w:r w:rsidRPr="00FB19D4">
        <w:rPr>
          <w:rFonts w:cstheme="minorHAnsi"/>
          <w:sz w:val="21"/>
          <w:szCs w:val="21"/>
        </w:rPr>
        <w:t>1</w:t>
      </w:r>
      <w:r w:rsidR="00B27315" w:rsidRPr="00FB19D4">
        <w:rPr>
          <w:rFonts w:cstheme="minorHAnsi"/>
          <w:sz w:val="21"/>
          <w:szCs w:val="21"/>
        </w:rPr>
        <w:t>50-</w:t>
      </w:r>
      <w:r w:rsidRPr="00FB19D4">
        <w:rPr>
          <w:rFonts w:cstheme="minorHAnsi"/>
          <w:sz w:val="21"/>
          <w:szCs w:val="21"/>
        </w:rPr>
        <w:t>2</w:t>
      </w:r>
      <w:r w:rsidR="00B27315" w:rsidRPr="00FB19D4">
        <w:rPr>
          <w:rFonts w:cstheme="minorHAnsi"/>
          <w:sz w:val="21"/>
          <w:szCs w:val="21"/>
        </w:rPr>
        <w:t>99</w:t>
      </w:r>
    </w:p>
    <w:p w14:paraId="1E78348D" w14:textId="4A0F18A8" w:rsidR="003939EC" w:rsidRPr="00FB19D4" w:rsidRDefault="003939EC" w:rsidP="00F84DC2">
      <w:pPr>
        <w:pStyle w:val="ListParagraph"/>
        <w:numPr>
          <w:ilvl w:val="0"/>
          <w:numId w:val="7"/>
        </w:numPr>
        <w:spacing w:after="0" w:line="240" w:lineRule="auto"/>
        <w:contextualSpacing w:val="0"/>
        <w:rPr>
          <w:rFonts w:cstheme="minorHAnsi"/>
          <w:sz w:val="21"/>
          <w:szCs w:val="21"/>
        </w:rPr>
      </w:pPr>
      <w:r w:rsidRPr="00FB19D4">
        <w:rPr>
          <w:rFonts w:cstheme="minorHAnsi"/>
          <w:sz w:val="21"/>
          <w:szCs w:val="21"/>
        </w:rPr>
        <w:t>300-499</w:t>
      </w:r>
    </w:p>
    <w:p w14:paraId="26086D8D" w14:textId="7597A2E7" w:rsidR="00B27315" w:rsidRPr="00FB19D4" w:rsidRDefault="00B27315" w:rsidP="00F84DC2">
      <w:pPr>
        <w:pStyle w:val="ListParagraph"/>
        <w:numPr>
          <w:ilvl w:val="0"/>
          <w:numId w:val="7"/>
        </w:numPr>
        <w:spacing w:after="0" w:line="240" w:lineRule="auto"/>
        <w:contextualSpacing w:val="0"/>
        <w:rPr>
          <w:rFonts w:cstheme="minorHAnsi"/>
          <w:sz w:val="21"/>
          <w:szCs w:val="21"/>
        </w:rPr>
      </w:pPr>
      <w:r w:rsidRPr="00FB19D4">
        <w:rPr>
          <w:rFonts w:cstheme="minorHAnsi"/>
          <w:sz w:val="21"/>
          <w:szCs w:val="21"/>
        </w:rPr>
        <w:t>500</w:t>
      </w:r>
      <w:r w:rsidR="003939EC" w:rsidRPr="00FB19D4">
        <w:rPr>
          <w:rFonts w:cstheme="minorHAnsi"/>
          <w:sz w:val="21"/>
          <w:szCs w:val="21"/>
        </w:rPr>
        <w:t xml:space="preserve"> or more</w:t>
      </w:r>
    </w:p>
    <w:p w14:paraId="2C5F7C76" w14:textId="77777777" w:rsidR="00B27315" w:rsidRPr="00FB19D4" w:rsidRDefault="00B27315" w:rsidP="00F84DC2">
      <w:pPr>
        <w:pStyle w:val="ListParagraph"/>
        <w:numPr>
          <w:ilvl w:val="0"/>
          <w:numId w:val="7"/>
        </w:numPr>
        <w:spacing w:after="0" w:line="240" w:lineRule="auto"/>
        <w:contextualSpacing w:val="0"/>
        <w:rPr>
          <w:rFonts w:cstheme="minorHAnsi"/>
          <w:sz w:val="21"/>
          <w:szCs w:val="21"/>
        </w:rPr>
      </w:pPr>
      <w:r w:rsidRPr="00FB19D4">
        <w:rPr>
          <w:rFonts w:cstheme="minorHAnsi"/>
          <w:sz w:val="21"/>
          <w:szCs w:val="21"/>
        </w:rPr>
        <w:t>Not sure</w:t>
      </w:r>
    </w:p>
    <w:p w14:paraId="66368438" w14:textId="77777777" w:rsidR="00B27315" w:rsidRPr="00FB19D4" w:rsidRDefault="00B27315" w:rsidP="00F84DC2">
      <w:pPr>
        <w:pStyle w:val="ListParagraph"/>
        <w:numPr>
          <w:ilvl w:val="0"/>
          <w:numId w:val="8"/>
        </w:numPr>
        <w:spacing w:after="0" w:line="240" w:lineRule="auto"/>
        <w:contextualSpacing w:val="0"/>
        <w:rPr>
          <w:rFonts w:cstheme="minorHAnsi"/>
          <w:sz w:val="21"/>
          <w:szCs w:val="21"/>
        </w:rPr>
      </w:pPr>
      <w:r w:rsidRPr="00FB19D4">
        <w:rPr>
          <w:rFonts w:cstheme="minorHAnsi"/>
          <w:sz w:val="21"/>
          <w:szCs w:val="21"/>
        </w:rPr>
        <w:t>Prefer not to respond</w:t>
      </w:r>
    </w:p>
    <w:p w14:paraId="75EB7AD8" w14:textId="5109FF8A" w:rsidR="00CE014D" w:rsidRPr="00FB19D4" w:rsidRDefault="00CE014D" w:rsidP="00E95259">
      <w:pPr>
        <w:spacing w:after="0" w:line="240" w:lineRule="auto"/>
        <w:rPr>
          <w:rFonts w:ascii="Roboto Condensed" w:hAnsi="Roboto Condensed"/>
          <w:sz w:val="21"/>
          <w:szCs w:val="21"/>
        </w:rPr>
      </w:pPr>
    </w:p>
    <w:p w14:paraId="434A50C0" w14:textId="47D6A050" w:rsidR="00CB5BD2" w:rsidRPr="00FB19D4" w:rsidRDefault="00CB5BD2" w:rsidP="00F84DC2">
      <w:pPr>
        <w:pStyle w:val="ListParagraph"/>
        <w:numPr>
          <w:ilvl w:val="0"/>
          <w:numId w:val="6"/>
        </w:numPr>
        <w:spacing w:after="0" w:line="240" w:lineRule="auto"/>
        <w:rPr>
          <w:rFonts w:cstheme="minorHAnsi"/>
          <w:sz w:val="21"/>
          <w:szCs w:val="21"/>
        </w:rPr>
      </w:pPr>
      <w:r w:rsidRPr="00FB19D4">
        <w:rPr>
          <w:rFonts w:cstheme="minorHAnsi"/>
          <w:sz w:val="21"/>
          <w:szCs w:val="21"/>
        </w:rPr>
        <w:t xml:space="preserve">Who is considered the primary decision-maker regarding financial decisions that impact you and your business? </w:t>
      </w:r>
    </w:p>
    <w:p w14:paraId="1508A76D" w14:textId="77777777" w:rsidR="00CB5BD2" w:rsidRPr="00FB19D4" w:rsidRDefault="00CB5BD2" w:rsidP="00F84DC2">
      <w:pPr>
        <w:pStyle w:val="ListParagraph"/>
        <w:numPr>
          <w:ilvl w:val="0"/>
          <w:numId w:val="8"/>
        </w:numPr>
        <w:tabs>
          <w:tab w:val="num" w:pos="1695"/>
        </w:tabs>
        <w:spacing w:after="0" w:line="240" w:lineRule="auto"/>
        <w:rPr>
          <w:rFonts w:cstheme="minorHAnsi"/>
          <w:sz w:val="21"/>
          <w:szCs w:val="21"/>
        </w:rPr>
      </w:pPr>
      <w:r w:rsidRPr="00FB19D4">
        <w:rPr>
          <w:rFonts w:cstheme="minorHAnsi"/>
          <w:sz w:val="21"/>
          <w:szCs w:val="21"/>
        </w:rPr>
        <w:t>Exclusively you</w:t>
      </w:r>
    </w:p>
    <w:p w14:paraId="080BB3A1" w14:textId="77777777" w:rsidR="00CB5BD2" w:rsidRPr="00FB19D4" w:rsidRDefault="00CB5BD2" w:rsidP="00F84DC2">
      <w:pPr>
        <w:pStyle w:val="ListParagraph"/>
        <w:numPr>
          <w:ilvl w:val="0"/>
          <w:numId w:val="8"/>
        </w:numPr>
        <w:tabs>
          <w:tab w:val="num" w:pos="1695"/>
        </w:tabs>
        <w:spacing w:after="0" w:line="240" w:lineRule="auto"/>
        <w:rPr>
          <w:rFonts w:cstheme="minorHAnsi"/>
          <w:sz w:val="21"/>
          <w:szCs w:val="21"/>
        </w:rPr>
      </w:pPr>
      <w:r w:rsidRPr="00FB19D4">
        <w:rPr>
          <w:rFonts w:cstheme="minorHAnsi"/>
          <w:sz w:val="21"/>
          <w:szCs w:val="21"/>
        </w:rPr>
        <w:t>Financial decisions are shared between you and someone else</w:t>
      </w:r>
    </w:p>
    <w:p w14:paraId="43F6CF5A" w14:textId="6B8D7197" w:rsidR="00CB5BD2" w:rsidRPr="00FB19D4" w:rsidRDefault="00CB5BD2" w:rsidP="00F84DC2">
      <w:pPr>
        <w:pStyle w:val="ListParagraph"/>
        <w:numPr>
          <w:ilvl w:val="0"/>
          <w:numId w:val="8"/>
        </w:numPr>
        <w:tabs>
          <w:tab w:val="num" w:pos="1695"/>
        </w:tabs>
        <w:spacing w:after="0" w:line="240" w:lineRule="auto"/>
        <w:rPr>
          <w:rFonts w:cstheme="minorHAnsi"/>
          <w:sz w:val="21"/>
          <w:szCs w:val="21"/>
        </w:rPr>
      </w:pPr>
      <w:r w:rsidRPr="00FB19D4">
        <w:rPr>
          <w:rFonts w:cstheme="minorHAnsi"/>
          <w:sz w:val="21"/>
          <w:szCs w:val="21"/>
        </w:rPr>
        <w:t>Exclusively someone else</w:t>
      </w:r>
    </w:p>
    <w:p w14:paraId="6E7D7B72" w14:textId="0EAAC1B9" w:rsidR="00CB5BD2" w:rsidRPr="00FB19D4" w:rsidRDefault="00CB5BD2" w:rsidP="00F84DC2">
      <w:pPr>
        <w:pStyle w:val="ListParagraph"/>
        <w:numPr>
          <w:ilvl w:val="0"/>
          <w:numId w:val="8"/>
        </w:numPr>
        <w:tabs>
          <w:tab w:val="num" w:pos="1695"/>
        </w:tabs>
        <w:spacing w:after="0" w:line="240" w:lineRule="auto"/>
        <w:rPr>
          <w:rFonts w:cstheme="minorHAnsi"/>
          <w:sz w:val="21"/>
          <w:szCs w:val="21"/>
        </w:rPr>
      </w:pPr>
      <w:r w:rsidRPr="00FB19D4">
        <w:rPr>
          <w:rFonts w:cstheme="minorHAnsi"/>
          <w:sz w:val="21"/>
          <w:szCs w:val="21"/>
        </w:rPr>
        <w:t xml:space="preserve">Prefer not to respond </w:t>
      </w:r>
    </w:p>
    <w:p w14:paraId="2042F1FE" w14:textId="2D6235DE" w:rsidR="00CB5BD2" w:rsidRPr="00FB19D4" w:rsidRDefault="00CB5BD2" w:rsidP="00E95259">
      <w:pPr>
        <w:spacing w:after="0" w:line="240" w:lineRule="auto"/>
        <w:rPr>
          <w:rFonts w:ascii="Roboto Condensed" w:hAnsi="Roboto Condensed"/>
          <w:sz w:val="21"/>
          <w:szCs w:val="21"/>
        </w:rPr>
      </w:pPr>
    </w:p>
    <w:p w14:paraId="05BD9797" w14:textId="4A94FA12" w:rsidR="00CE014D" w:rsidRPr="00FB19D4" w:rsidRDefault="00586A9A" w:rsidP="00F84DC2">
      <w:pPr>
        <w:pStyle w:val="ListParagraph"/>
        <w:numPr>
          <w:ilvl w:val="0"/>
          <w:numId w:val="6"/>
        </w:numPr>
        <w:spacing w:after="0" w:line="240" w:lineRule="auto"/>
        <w:rPr>
          <w:rFonts w:ascii="Roboto Condensed" w:hAnsi="Roboto Condensed"/>
          <w:sz w:val="21"/>
          <w:szCs w:val="21"/>
          <w:lang w:bidi="en-US"/>
        </w:rPr>
      </w:pPr>
      <w:r>
        <w:rPr>
          <w:rFonts w:ascii="Roboto Condensed" w:hAnsi="Roboto Condensed"/>
          <w:sz w:val="21"/>
          <w:szCs w:val="21"/>
          <w:lang w:bidi="en-US"/>
        </w:rPr>
        <w:t>W</w:t>
      </w:r>
      <w:r w:rsidR="00CE014D" w:rsidRPr="00FB19D4">
        <w:rPr>
          <w:rFonts w:ascii="Roboto Condensed" w:hAnsi="Roboto Condensed"/>
          <w:sz w:val="21"/>
          <w:szCs w:val="21"/>
          <w:lang w:bidi="en-US"/>
        </w:rPr>
        <w:t xml:space="preserve">hat is the principal business of your company or organization? </w:t>
      </w:r>
    </w:p>
    <w:p w14:paraId="237E6381" w14:textId="77777777" w:rsidR="00574DAD" w:rsidRPr="00FB19D4" w:rsidRDefault="00574DAD" w:rsidP="00E95259">
      <w:pPr>
        <w:pStyle w:val="ListParagraph"/>
        <w:spacing w:after="0" w:line="240" w:lineRule="auto"/>
        <w:ind w:left="360"/>
        <w:rPr>
          <w:rFonts w:ascii="Roboto Condensed" w:hAnsi="Roboto Condensed"/>
          <w:sz w:val="10"/>
          <w:szCs w:val="10"/>
        </w:rPr>
      </w:pPr>
    </w:p>
    <w:p w14:paraId="623D2993" w14:textId="272DCF82" w:rsidR="00574DAD" w:rsidRPr="00FB19D4" w:rsidRDefault="00574DAD" w:rsidP="00E95259">
      <w:pPr>
        <w:pStyle w:val="ListParagraph"/>
        <w:spacing w:after="0" w:line="240" w:lineRule="auto"/>
        <w:ind w:left="360"/>
        <w:rPr>
          <w:rFonts w:ascii="Roboto Condensed" w:hAnsi="Roboto Condensed"/>
          <w:sz w:val="21"/>
          <w:szCs w:val="21"/>
        </w:rPr>
      </w:pPr>
      <w:r w:rsidRPr="00FB19D4">
        <w:rPr>
          <w:rFonts w:ascii="Roboto Condensed" w:hAnsi="Roboto Condensed"/>
          <w:sz w:val="21"/>
          <w:szCs w:val="21"/>
        </w:rPr>
        <w:t>___________________________________________________________________</w:t>
      </w:r>
    </w:p>
    <w:p w14:paraId="48BC392F" w14:textId="2FB5ED3D" w:rsidR="00CE014D" w:rsidRPr="00FB19D4" w:rsidRDefault="00CE014D" w:rsidP="00F84DC2">
      <w:pPr>
        <w:pStyle w:val="ListParagraph"/>
        <w:numPr>
          <w:ilvl w:val="0"/>
          <w:numId w:val="2"/>
        </w:numPr>
        <w:spacing w:after="0" w:line="240" w:lineRule="auto"/>
        <w:rPr>
          <w:rFonts w:ascii="Roboto Condensed" w:hAnsi="Roboto Condensed"/>
          <w:sz w:val="21"/>
          <w:szCs w:val="21"/>
          <w:lang w:bidi="en-US"/>
        </w:rPr>
      </w:pPr>
      <w:r w:rsidRPr="00FB19D4">
        <w:rPr>
          <w:rFonts w:ascii="Roboto Condensed" w:hAnsi="Roboto Condensed"/>
          <w:sz w:val="21"/>
          <w:szCs w:val="21"/>
          <w:lang w:bidi="en-US"/>
        </w:rPr>
        <w:t>Prefer not to respond</w:t>
      </w:r>
    </w:p>
    <w:p w14:paraId="715B035E" w14:textId="01BB1EAE" w:rsidR="00D678B1" w:rsidRPr="00FB19D4" w:rsidRDefault="00D678B1" w:rsidP="004F1BEE">
      <w:pPr>
        <w:spacing w:after="0" w:line="240" w:lineRule="auto"/>
        <w:rPr>
          <w:rFonts w:ascii="Roboto Condensed" w:hAnsi="Roboto Condensed"/>
          <w:sz w:val="21"/>
          <w:szCs w:val="21"/>
          <w:lang w:bidi="en-US"/>
        </w:rPr>
      </w:pPr>
    </w:p>
    <w:p w14:paraId="7E756538" w14:textId="227E6BD0" w:rsidR="00574DAD" w:rsidRPr="00FB19D4" w:rsidRDefault="00574DAD" w:rsidP="00F84DC2">
      <w:pPr>
        <w:pStyle w:val="ListParagraph"/>
        <w:numPr>
          <w:ilvl w:val="0"/>
          <w:numId w:val="6"/>
        </w:numPr>
        <w:spacing w:after="0" w:line="240" w:lineRule="auto"/>
        <w:rPr>
          <w:rFonts w:ascii="Roboto Condensed" w:hAnsi="Roboto Condensed"/>
          <w:sz w:val="21"/>
          <w:szCs w:val="21"/>
        </w:rPr>
      </w:pPr>
      <w:r w:rsidRPr="00FB19D4">
        <w:rPr>
          <w:rFonts w:ascii="Roboto Condensed" w:hAnsi="Roboto Condensed"/>
          <w:sz w:val="21"/>
          <w:szCs w:val="21"/>
        </w:rPr>
        <w:t>What is your current title in your business?</w:t>
      </w:r>
    </w:p>
    <w:p w14:paraId="78B8FF84" w14:textId="77777777" w:rsidR="00574DAD" w:rsidRPr="00FB19D4" w:rsidRDefault="00574DAD" w:rsidP="00E95259">
      <w:pPr>
        <w:pStyle w:val="ListParagraph"/>
        <w:spacing w:after="0" w:line="240" w:lineRule="auto"/>
        <w:ind w:left="360"/>
        <w:rPr>
          <w:rFonts w:ascii="Roboto Condensed" w:hAnsi="Roboto Condensed"/>
          <w:sz w:val="10"/>
          <w:szCs w:val="10"/>
        </w:rPr>
      </w:pPr>
    </w:p>
    <w:p w14:paraId="6C2F53A0" w14:textId="77777777" w:rsidR="00574DAD" w:rsidRPr="00FB19D4" w:rsidRDefault="00574DAD" w:rsidP="00E95259">
      <w:pPr>
        <w:pStyle w:val="ListParagraph"/>
        <w:spacing w:after="0" w:line="240" w:lineRule="auto"/>
        <w:ind w:left="360"/>
        <w:rPr>
          <w:rFonts w:ascii="Roboto Condensed" w:hAnsi="Roboto Condensed"/>
          <w:sz w:val="21"/>
          <w:szCs w:val="21"/>
        </w:rPr>
      </w:pPr>
      <w:r w:rsidRPr="00FB19D4">
        <w:rPr>
          <w:rFonts w:ascii="Roboto Condensed" w:hAnsi="Roboto Condensed"/>
          <w:sz w:val="21"/>
          <w:szCs w:val="21"/>
        </w:rPr>
        <w:t>_________________________________________________________________</w:t>
      </w:r>
    </w:p>
    <w:p w14:paraId="6EA817E2" w14:textId="77777777" w:rsidR="00574DAD" w:rsidRPr="00FB19D4" w:rsidRDefault="00574DAD" w:rsidP="00F84DC2">
      <w:pPr>
        <w:pStyle w:val="ListParagraph"/>
        <w:numPr>
          <w:ilvl w:val="0"/>
          <w:numId w:val="3"/>
        </w:numPr>
        <w:spacing w:after="0" w:line="240" w:lineRule="auto"/>
        <w:rPr>
          <w:rFonts w:ascii="Roboto Condensed" w:hAnsi="Roboto Condensed"/>
          <w:sz w:val="21"/>
          <w:szCs w:val="21"/>
        </w:rPr>
      </w:pPr>
      <w:r w:rsidRPr="00FB19D4">
        <w:rPr>
          <w:rFonts w:ascii="Roboto Condensed" w:hAnsi="Roboto Condensed"/>
          <w:sz w:val="21"/>
          <w:szCs w:val="21"/>
        </w:rPr>
        <w:t>Prefer not to respond</w:t>
      </w:r>
    </w:p>
    <w:p w14:paraId="33974D70" w14:textId="4AA7007D" w:rsidR="00574DAD" w:rsidRPr="00FB19D4" w:rsidRDefault="00574DAD" w:rsidP="00E95259">
      <w:pPr>
        <w:spacing w:after="0" w:line="240" w:lineRule="auto"/>
        <w:rPr>
          <w:rFonts w:ascii="Roboto Condensed" w:hAnsi="Roboto Condensed"/>
          <w:sz w:val="21"/>
          <w:szCs w:val="21"/>
        </w:rPr>
      </w:pPr>
    </w:p>
    <w:p w14:paraId="49029044" w14:textId="77777777" w:rsidR="00CE014D" w:rsidRPr="00FB19D4" w:rsidRDefault="00CE014D" w:rsidP="00F84DC2">
      <w:pPr>
        <w:pStyle w:val="ListParagraph"/>
        <w:numPr>
          <w:ilvl w:val="0"/>
          <w:numId w:val="6"/>
        </w:numPr>
        <w:spacing w:after="0" w:line="240" w:lineRule="auto"/>
        <w:rPr>
          <w:rFonts w:ascii="Roboto Condensed" w:hAnsi="Roboto Condensed"/>
          <w:sz w:val="21"/>
          <w:szCs w:val="21"/>
        </w:rPr>
      </w:pPr>
      <w:r w:rsidRPr="00FB19D4">
        <w:rPr>
          <w:rFonts w:ascii="Roboto Condensed" w:hAnsi="Roboto Condensed"/>
          <w:sz w:val="21"/>
          <w:szCs w:val="21"/>
        </w:rPr>
        <w:t>How long has your organization been in business?</w:t>
      </w:r>
    </w:p>
    <w:p w14:paraId="4C98E0D6" w14:textId="77777777" w:rsidR="000C10D3" w:rsidRPr="00FB19D4" w:rsidRDefault="00CE014D" w:rsidP="00E95259">
      <w:pPr>
        <w:spacing w:after="0" w:line="240" w:lineRule="auto"/>
        <w:ind w:left="360"/>
        <w:rPr>
          <w:rFonts w:ascii="Roboto Condensed" w:hAnsi="Roboto Condensed"/>
          <w:sz w:val="21"/>
          <w:szCs w:val="21"/>
        </w:rPr>
      </w:pPr>
      <w:r w:rsidRPr="00FB19D4">
        <w:rPr>
          <w:rFonts w:ascii="Roboto Condensed" w:hAnsi="Roboto Condensed"/>
          <w:sz w:val="21"/>
          <w:szCs w:val="21"/>
        </w:rPr>
        <w:t xml:space="preserve">___________________________ </w:t>
      </w:r>
      <w:r w:rsidR="000C10D3" w:rsidRPr="00FB19D4">
        <w:rPr>
          <w:rFonts w:ascii="Roboto Condensed" w:hAnsi="Roboto Condensed"/>
          <w:sz w:val="21"/>
          <w:szCs w:val="21"/>
        </w:rPr>
        <w:t>years</w:t>
      </w:r>
    </w:p>
    <w:p w14:paraId="5805ADB7" w14:textId="5EC3D307" w:rsidR="000C10D3" w:rsidRPr="00FB19D4" w:rsidRDefault="000C10D3" w:rsidP="000C10D3">
      <w:pPr>
        <w:spacing w:after="0" w:line="240" w:lineRule="auto"/>
        <w:ind w:left="360"/>
        <w:rPr>
          <w:rFonts w:ascii="Roboto Condensed" w:hAnsi="Roboto Condensed"/>
          <w:sz w:val="21"/>
          <w:szCs w:val="21"/>
        </w:rPr>
      </w:pPr>
      <w:r w:rsidRPr="00FB19D4">
        <w:rPr>
          <w:rFonts w:ascii="Roboto Condensed" w:hAnsi="Roboto Condensed"/>
          <w:sz w:val="21"/>
          <w:szCs w:val="21"/>
        </w:rPr>
        <w:t>___________________________ month</w:t>
      </w:r>
      <w:r w:rsidR="00A1578D" w:rsidRPr="00FB19D4">
        <w:rPr>
          <w:rFonts w:ascii="Roboto Condensed" w:hAnsi="Roboto Condensed"/>
          <w:sz w:val="21"/>
          <w:szCs w:val="21"/>
        </w:rPr>
        <w:t>s</w:t>
      </w:r>
      <w:r w:rsidRPr="00FB19D4">
        <w:rPr>
          <w:rFonts w:ascii="Roboto Condensed" w:hAnsi="Roboto Condensed"/>
          <w:sz w:val="21"/>
          <w:szCs w:val="21"/>
        </w:rPr>
        <w:t xml:space="preserve"> </w:t>
      </w:r>
    </w:p>
    <w:p w14:paraId="061B7A74" w14:textId="257015EB" w:rsidR="00CE014D" w:rsidRPr="00FB19D4" w:rsidRDefault="00CE014D" w:rsidP="00F84DC2">
      <w:pPr>
        <w:pStyle w:val="ListParagraph"/>
        <w:numPr>
          <w:ilvl w:val="0"/>
          <w:numId w:val="35"/>
        </w:numPr>
        <w:spacing w:after="0" w:line="240" w:lineRule="auto"/>
        <w:rPr>
          <w:rFonts w:ascii="Roboto Condensed" w:hAnsi="Roboto Condensed"/>
          <w:sz w:val="21"/>
          <w:szCs w:val="21"/>
        </w:rPr>
      </w:pPr>
      <w:r w:rsidRPr="00FB19D4">
        <w:rPr>
          <w:rFonts w:ascii="Roboto Condensed" w:hAnsi="Roboto Condensed"/>
          <w:sz w:val="21"/>
          <w:szCs w:val="21"/>
        </w:rPr>
        <w:t>Not sure</w:t>
      </w:r>
    </w:p>
    <w:p w14:paraId="5B8CD128" w14:textId="77777777" w:rsidR="004B4897" w:rsidRPr="00FB19D4" w:rsidRDefault="004B4897" w:rsidP="00E95259">
      <w:pPr>
        <w:pStyle w:val="ListParagraph"/>
        <w:spacing w:after="0" w:line="240" w:lineRule="auto"/>
        <w:ind w:left="360"/>
        <w:rPr>
          <w:sz w:val="21"/>
          <w:szCs w:val="21"/>
        </w:rPr>
      </w:pPr>
    </w:p>
    <w:p w14:paraId="65BE9CD0" w14:textId="586901AD" w:rsidR="00B9559D" w:rsidRPr="00FB19D4" w:rsidRDefault="00B9559D" w:rsidP="00F84DC2">
      <w:pPr>
        <w:pStyle w:val="ListParagraph"/>
        <w:numPr>
          <w:ilvl w:val="0"/>
          <w:numId w:val="6"/>
        </w:numPr>
        <w:spacing w:after="0" w:line="240" w:lineRule="auto"/>
        <w:rPr>
          <w:sz w:val="21"/>
          <w:szCs w:val="21"/>
        </w:rPr>
      </w:pPr>
      <w:r w:rsidRPr="00FB19D4">
        <w:rPr>
          <w:sz w:val="21"/>
          <w:szCs w:val="21"/>
        </w:rPr>
        <w:t>Have you been involved in your business since its inception?</w:t>
      </w:r>
    </w:p>
    <w:p w14:paraId="4F723E83" w14:textId="32D91CEE" w:rsidR="00B9559D" w:rsidRPr="00FB19D4" w:rsidRDefault="00B9559D" w:rsidP="00B9559D">
      <w:pPr>
        <w:pStyle w:val="ListParagraph"/>
        <w:numPr>
          <w:ilvl w:val="0"/>
          <w:numId w:val="35"/>
        </w:numPr>
        <w:spacing w:after="0" w:line="240" w:lineRule="auto"/>
        <w:rPr>
          <w:sz w:val="21"/>
          <w:szCs w:val="21"/>
        </w:rPr>
      </w:pPr>
      <w:r w:rsidRPr="00FB19D4">
        <w:rPr>
          <w:sz w:val="21"/>
          <w:szCs w:val="21"/>
        </w:rPr>
        <w:t xml:space="preserve">Yes – </w:t>
      </w:r>
      <w:r w:rsidR="008F7F61">
        <w:rPr>
          <w:sz w:val="21"/>
          <w:szCs w:val="21"/>
        </w:rPr>
        <w:t>fully involved since inception</w:t>
      </w:r>
    </w:p>
    <w:p w14:paraId="2F9D210D" w14:textId="1CA1CCCE" w:rsidR="00B9559D" w:rsidRPr="00FB19D4" w:rsidRDefault="00B9559D" w:rsidP="00B9559D">
      <w:pPr>
        <w:pStyle w:val="ListParagraph"/>
        <w:numPr>
          <w:ilvl w:val="0"/>
          <w:numId w:val="35"/>
        </w:numPr>
        <w:spacing w:after="0" w:line="240" w:lineRule="auto"/>
        <w:rPr>
          <w:sz w:val="21"/>
          <w:szCs w:val="21"/>
        </w:rPr>
      </w:pPr>
      <w:r w:rsidRPr="00FB19D4">
        <w:rPr>
          <w:sz w:val="21"/>
          <w:szCs w:val="21"/>
        </w:rPr>
        <w:t>Yes – somewhat</w:t>
      </w:r>
      <w:r w:rsidR="008F7F61">
        <w:rPr>
          <w:sz w:val="21"/>
          <w:szCs w:val="21"/>
        </w:rPr>
        <w:t xml:space="preserve"> involved since inception</w:t>
      </w:r>
    </w:p>
    <w:p w14:paraId="65F8BC7D" w14:textId="058D69DB" w:rsidR="00B9559D" w:rsidRPr="00FB19D4" w:rsidRDefault="00B9559D" w:rsidP="00B9559D">
      <w:pPr>
        <w:pStyle w:val="ListParagraph"/>
        <w:numPr>
          <w:ilvl w:val="0"/>
          <w:numId w:val="35"/>
        </w:numPr>
        <w:spacing w:after="0" w:line="240" w:lineRule="auto"/>
        <w:rPr>
          <w:sz w:val="21"/>
          <w:szCs w:val="21"/>
        </w:rPr>
      </w:pPr>
      <w:r w:rsidRPr="00FB19D4">
        <w:rPr>
          <w:sz w:val="21"/>
          <w:szCs w:val="21"/>
        </w:rPr>
        <w:t>No</w:t>
      </w:r>
    </w:p>
    <w:p w14:paraId="1D22ABC3" w14:textId="0BE31202" w:rsidR="00B9559D" w:rsidRPr="00FB19D4" w:rsidRDefault="00B9559D" w:rsidP="00B9559D">
      <w:pPr>
        <w:pStyle w:val="ListParagraph"/>
        <w:numPr>
          <w:ilvl w:val="0"/>
          <w:numId w:val="35"/>
        </w:numPr>
        <w:spacing w:after="0" w:line="240" w:lineRule="auto"/>
        <w:rPr>
          <w:sz w:val="21"/>
          <w:szCs w:val="21"/>
        </w:rPr>
      </w:pPr>
      <w:r w:rsidRPr="00FB19D4">
        <w:rPr>
          <w:sz w:val="21"/>
          <w:szCs w:val="21"/>
        </w:rPr>
        <w:t>Not sure</w:t>
      </w:r>
    </w:p>
    <w:p w14:paraId="213692AC" w14:textId="39E402AB" w:rsidR="00B9559D" w:rsidRPr="00FB19D4" w:rsidRDefault="00B9559D" w:rsidP="00B9559D">
      <w:pPr>
        <w:spacing w:after="0" w:line="240" w:lineRule="auto"/>
        <w:rPr>
          <w:sz w:val="21"/>
          <w:szCs w:val="21"/>
        </w:rPr>
      </w:pPr>
    </w:p>
    <w:p w14:paraId="7B47342E" w14:textId="340FBF1D" w:rsidR="00B9559D" w:rsidRPr="00FB19D4" w:rsidRDefault="00B9559D" w:rsidP="00B9559D">
      <w:pPr>
        <w:spacing w:after="0" w:line="240" w:lineRule="auto"/>
        <w:ind w:firstLine="720"/>
        <w:rPr>
          <w:rFonts w:asciiTheme="minorHAnsi" w:hAnsiTheme="minorHAnsi"/>
          <w:sz w:val="21"/>
          <w:szCs w:val="21"/>
        </w:rPr>
      </w:pPr>
      <w:r w:rsidRPr="00FB19D4">
        <w:rPr>
          <w:rFonts w:asciiTheme="minorHAnsi" w:hAnsiTheme="minorHAnsi"/>
          <w:b/>
          <w:sz w:val="21"/>
          <w:szCs w:val="21"/>
        </w:rPr>
        <w:t>[IF NO]</w:t>
      </w:r>
      <w:r w:rsidRPr="00FB19D4">
        <w:rPr>
          <w:rFonts w:asciiTheme="minorHAnsi" w:hAnsiTheme="minorHAnsi"/>
          <w:sz w:val="21"/>
          <w:szCs w:val="21"/>
        </w:rPr>
        <w:t xml:space="preserve"> How many years have you been involved with the business?</w:t>
      </w:r>
    </w:p>
    <w:p w14:paraId="5B238317" w14:textId="2308BCCC" w:rsidR="00B9559D" w:rsidRPr="00FB19D4" w:rsidRDefault="00B9559D" w:rsidP="00B9559D">
      <w:pPr>
        <w:spacing w:after="0" w:line="240" w:lineRule="auto"/>
        <w:ind w:firstLine="720"/>
        <w:rPr>
          <w:rFonts w:asciiTheme="minorHAnsi" w:hAnsiTheme="minorHAnsi"/>
          <w:sz w:val="21"/>
          <w:szCs w:val="21"/>
        </w:rPr>
      </w:pPr>
      <w:r w:rsidRPr="00FB19D4">
        <w:rPr>
          <w:rFonts w:asciiTheme="minorHAnsi" w:hAnsiTheme="minorHAnsi"/>
          <w:sz w:val="21"/>
          <w:szCs w:val="21"/>
        </w:rPr>
        <w:t>_____________________</w:t>
      </w:r>
      <w:proofErr w:type="gramStart"/>
      <w:r w:rsidRPr="00FB19D4">
        <w:rPr>
          <w:rFonts w:asciiTheme="minorHAnsi" w:hAnsiTheme="minorHAnsi"/>
          <w:sz w:val="21"/>
          <w:szCs w:val="21"/>
        </w:rPr>
        <w:t>_[</w:t>
      </w:r>
      <w:proofErr w:type="gramEnd"/>
      <w:r w:rsidRPr="00FB19D4">
        <w:rPr>
          <w:rFonts w:asciiTheme="minorHAnsi" w:hAnsiTheme="minorHAnsi"/>
          <w:sz w:val="21"/>
          <w:szCs w:val="21"/>
        </w:rPr>
        <w:t>specify years, months]</w:t>
      </w:r>
    </w:p>
    <w:p w14:paraId="419396EB" w14:textId="77777777" w:rsidR="00B9559D" w:rsidRPr="00FB19D4" w:rsidRDefault="00B9559D" w:rsidP="00B9559D">
      <w:pPr>
        <w:pStyle w:val="ListParagraph"/>
        <w:spacing w:after="0" w:line="240" w:lineRule="auto"/>
        <w:ind w:left="360"/>
        <w:rPr>
          <w:sz w:val="21"/>
          <w:szCs w:val="21"/>
        </w:rPr>
      </w:pPr>
    </w:p>
    <w:p w14:paraId="5FA562B6" w14:textId="54F36B8B" w:rsidR="00634190" w:rsidRPr="00FB19D4" w:rsidRDefault="00634190" w:rsidP="00F84DC2">
      <w:pPr>
        <w:pStyle w:val="ListParagraph"/>
        <w:numPr>
          <w:ilvl w:val="0"/>
          <w:numId w:val="6"/>
        </w:numPr>
        <w:spacing w:after="0" w:line="240" w:lineRule="auto"/>
        <w:rPr>
          <w:sz w:val="21"/>
          <w:szCs w:val="21"/>
        </w:rPr>
      </w:pPr>
      <w:r w:rsidRPr="00FB19D4">
        <w:rPr>
          <w:sz w:val="21"/>
          <w:szCs w:val="21"/>
        </w:rPr>
        <w:t xml:space="preserve">How would you describe the structure of your business? </w:t>
      </w:r>
      <w:r w:rsidRPr="00FB19D4">
        <w:rPr>
          <w:b/>
          <w:sz w:val="21"/>
          <w:szCs w:val="21"/>
        </w:rPr>
        <w:t>[SELECT ONE]</w:t>
      </w:r>
    </w:p>
    <w:p w14:paraId="66C8BF20" w14:textId="423A7D2A" w:rsidR="00634190" w:rsidRPr="00FB19D4" w:rsidRDefault="00634190" w:rsidP="00F84DC2">
      <w:pPr>
        <w:pStyle w:val="ListParagraph"/>
        <w:numPr>
          <w:ilvl w:val="0"/>
          <w:numId w:val="1"/>
        </w:numPr>
        <w:spacing w:after="0" w:line="240" w:lineRule="auto"/>
        <w:rPr>
          <w:sz w:val="21"/>
          <w:szCs w:val="21"/>
        </w:rPr>
      </w:pPr>
      <w:r w:rsidRPr="00FB19D4">
        <w:rPr>
          <w:sz w:val="21"/>
          <w:szCs w:val="21"/>
        </w:rPr>
        <w:t xml:space="preserve">Sole </w:t>
      </w:r>
      <w:r w:rsidR="00052A79" w:rsidRPr="00FB19D4">
        <w:rPr>
          <w:sz w:val="21"/>
          <w:szCs w:val="21"/>
        </w:rPr>
        <w:t>proprietorship</w:t>
      </w:r>
    </w:p>
    <w:p w14:paraId="7BA131BB" w14:textId="2489F2A6" w:rsidR="00165C35" w:rsidRDefault="00634190" w:rsidP="00F84DC2">
      <w:pPr>
        <w:pStyle w:val="ListParagraph"/>
        <w:numPr>
          <w:ilvl w:val="0"/>
          <w:numId w:val="1"/>
        </w:numPr>
        <w:spacing w:after="0" w:line="240" w:lineRule="auto"/>
        <w:rPr>
          <w:sz w:val="21"/>
          <w:szCs w:val="21"/>
        </w:rPr>
      </w:pPr>
      <w:r w:rsidRPr="00FB19D4">
        <w:rPr>
          <w:sz w:val="21"/>
          <w:szCs w:val="21"/>
        </w:rPr>
        <w:t>Partnership</w:t>
      </w:r>
    </w:p>
    <w:p w14:paraId="207B77A7" w14:textId="0F1015B3" w:rsidR="00634190" w:rsidRPr="00FB19D4" w:rsidRDefault="00052A79" w:rsidP="00F84DC2">
      <w:pPr>
        <w:pStyle w:val="ListParagraph"/>
        <w:numPr>
          <w:ilvl w:val="0"/>
          <w:numId w:val="1"/>
        </w:numPr>
        <w:spacing w:after="0" w:line="240" w:lineRule="auto"/>
        <w:rPr>
          <w:sz w:val="21"/>
          <w:szCs w:val="21"/>
        </w:rPr>
      </w:pPr>
      <w:r w:rsidRPr="00FB19D4">
        <w:rPr>
          <w:sz w:val="21"/>
          <w:szCs w:val="21"/>
        </w:rPr>
        <w:t>Corporation</w:t>
      </w:r>
    </w:p>
    <w:p w14:paraId="0AD8F13D" w14:textId="77777777" w:rsidR="00634190" w:rsidRPr="00FB19D4" w:rsidRDefault="00634190" w:rsidP="00F84DC2">
      <w:pPr>
        <w:pStyle w:val="ListParagraph"/>
        <w:numPr>
          <w:ilvl w:val="0"/>
          <w:numId w:val="1"/>
        </w:numPr>
        <w:spacing w:after="0" w:line="240" w:lineRule="auto"/>
        <w:rPr>
          <w:sz w:val="21"/>
          <w:szCs w:val="21"/>
        </w:rPr>
      </w:pPr>
      <w:r w:rsidRPr="00FB19D4">
        <w:rPr>
          <w:sz w:val="21"/>
          <w:szCs w:val="21"/>
        </w:rPr>
        <w:t>Other, please specify: ________________________________________________</w:t>
      </w:r>
    </w:p>
    <w:p w14:paraId="3FAB75B8" w14:textId="77777777" w:rsidR="00634190" w:rsidRPr="00FB19D4" w:rsidRDefault="00634190" w:rsidP="00F84DC2">
      <w:pPr>
        <w:pStyle w:val="ListParagraph"/>
        <w:numPr>
          <w:ilvl w:val="0"/>
          <w:numId w:val="1"/>
        </w:numPr>
        <w:spacing w:after="0" w:line="240" w:lineRule="auto"/>
        <w:rPr>
          <w:sz w:val="21"/>
          <w:szCs w:val="21"/>
        </w:rPr>
      </w:pPr>
      <w:r w:rsidRPr="00FB19D4">
        <w:rPr>
          <w:sz w:val="21"/>
          <w:szCs w:val="21"/>
        </w:rPr>
        <w:t>Not sure</w:t>
      </w:r>
    </w:p>
    <w:p w14:paraId="2FCFF567" w14:textId="77777777" w:rsidR="00634190" w:rsidRPr="00FB19D4" w:rsidRDefault="00634190" w:rsidP="00F84DC2">
      <w:pPr>
        <w:pStyle w:val="ListParagraph"/>
        <w:numPr>
          <w:ilvl w:val="0"/>
          <w:numId w:val="1"/>
        </w:numPr>
        <w:spacing w:after="0" w:line="240" w:lineRule="auto"/>
        <w:rPr>
          <w:sz w:val="21"/>
          <w:szCs w:val="21"/>
        </w:rPr>
      </w:pPr>
      <w:r w:rsidRPr="00FB19D4">
        <w:rPr>
          <w:sz w:val="21"/>
          <w:szCs w:val="21"/>
        </w:rPr>
        <w:t>Prefer not to respond</w:t>
      </w:r>
    </w:p>
    <w:p w14:paraId="58966966" w14:textId="77777777" w:rsidR="00E42824" w:rsidRPr="00FB19D4" w:rsidRDefault="00E42824" w:rsidP="00E95259">
      <w:pPr>
        <w:spacing w:after="0" w:line="240" w:lineRule="auto"/>
        <w:rPr>
          <w:rFonts w:asciiTheme="minorHAnsi" w:hAnsiTheme="minorHAnsi"/>
          <w:sz w:val="21"/>
          <w:szCs w:val="21"/>
        </w:rPr>
      </w:pPr>
    </w:p>
    <w:p w14:paraId="16243F13" w14:textId="0E15BF50" w:rsidR="00A448B3" w:rsidRDefault="00A448B3" w:rsidP="00E95259">
      <w:pPr>
        <w:spacing w:after="0" w:line="240" w:lineRule="auto"/>
        <w:rPr>
          <w:rFonts w:asciiTheme="minorHAnsi" w:hAnsiTheme="minorHAnsi"/>
          <w:sz w:val="21"/>
          <w:szCs w:val="21"/>
        </w:rPr>
      </w:pPr>
    </w:p>
    <w:p w14:paraId="735925AB" w14:textId="13C0F6C0" w:rsidR="009434A2" w:rsidRDefault="009434A2" w:rsidP="00E95259">
      <w:pPr>
        <w:spacing w:after="0" w:line="240" w:lineRule="auto"/>
        <w:rPr>
          <w:rFonts w:asciiTheme="minorHAnsi" w:hAnsiTheme="minorHAnsi"/>
          <w:sz w:val="21"/>
          <w:szCs w:val="21"/>
        </w:rPr>
      </w:pPr>
    </w:p>
    <w:p w14:paraId="6CC6DBA5" w14:textId="5A271798" w:rsidR="004013DE" w:rsidRDefault="004013DE" w:rsidP="00E95259">
      <w:pPr>
        <w:spacing w:after="0" w:line="240" w:lineRule="auto"/>
        <w:rPr>
          <w:rFonts w:asciiTheme="minorHAnsi" w:hAnsiTheme="minorHAnsi"/>
          <w:sz w:val="21"/>
          <w:szCs w:val="21"/>
        </w:rPr>
      </w:pPr>
    </w:p>
    <w:p w14:paraId="28C110BD" w14:textId="77777777" w:rsidR="003E68C1" w:rsidRDefault="003E68C1" w:rsidP="00E95259">
      <w:pPr>
        <w:spacing w:after="0" w:line="240" w:lineRule="auto"/>
        <w:rPr>
          <w:rFonts w:asciiTheme="minorHAnsi" w:hAnsiTheme="minorHAnsi"/>
          <w:sz w:val="21"/>
          <w:szCs w:val="21"/>
        </w:rPr>
      </w:pPr>
    </w:p>
    <w:p w14:paraId="2EB7DFC4" w14:textId="5F103E5D" w:rsidR="009434A2" w:rsidRDefault="009434A2" w:rsidP="00E95259">
      <w:pPr>
        <w:spacing w:after="0" w:line="240" w:lineRule="auto"/>
        <w:rPr>
          <w:rFonts w:asciiTheme="minorHAnsi" w:hAnsiTheme="minorHAnsi"/>
          <w:sz w:val="21"/>
          <w:szCs w:val="21"/>
        </w:rPr>
      </w:pPr>
    </w:p>
    <w:p w14:paraId="0D355FAA" w14:textId="53A3A31F" w:rsidR="009434A2" w:rsidRDefault="009434A2" w:rsidP="00E95259">
      <w:pPr>
        <w:spacing w:after="0" w:line="240" w:lineRule="auto"/>
        <w:rPr>
          <w:rFonts w:asciiTheme="minorHAnsi" w:hAnsiTheme="minorHAnsi"/>
          <w:sz w:val="21"/>
          <w:szCs w:val="21"/>
        </w:rPr>
      </w:pPr>
    </w:p>
    <w:p w14:paraId="35BDBD46" w14:textId="64C9B384" w:rsidR="004B4897" w:rsidRPr="00FB19D4" w:rsidRDefault="00692F65" w:rsidP="00E95259">
      <w:pPr>
        <w:pStyle w:val="ListParagraph"/>
        <w:spacing w:line="240" w:lineRule="auto"/>
        <w:ind w:left="0"/>
        <w:rPr>
          <w:rFonts w:asciiTheme="majorHAnsi" w:hAnsiTheme="majorHAnsi" w:cstheme="minorHAnsi"/>
          <w:b/>
          <w:color w:val="062138" w:themeColor="text2"/>
          <w:sz w:val="21"/>
          <w:szCs w:val="21"/>
        </w:rPr>
      </w:pPr>
      <w:r w:rsidRPr="00FB19D4">
        <w:rPr>
          <w:rFonts w:asciiTheme="majorHAnsi" w:hAnsiTheme="majorHAnsi" w:cstheme="minorHAnsi"/>
          <w:b/>
          <w:color w:val="062138" w:themeColor="text2"/>
          <w:sz w:val="21"/>
          <w:szCs w:val="21"/>
        </w:rPr>
        <w:t xml:space="preserve">Understanding </w:t>
      </w:r>
      <w:r w:rsidR="001821DA" w:rsidRPr="00FB19D4">
        <w:rPr>
          <w:rFonts w:asciiTheme="majorHAnsi" w:hAnsiTheme="majorHAnsi" w:cstheme="minorHAnsi"/>
          <w:b/>
          <w:color w:val="062138" w:themeColor="text2"/>
          <w:sz w:val="21"/>
          <w:szCs w:val="21"/>
        </w:rPr>
        <w:t>Challenges &amp; Opportunities:</w:t>
      </w:r>
    </w:p>
    <w:p w14:paraId="4B12FB66" w14:textId="4D5E491C" w:rsidR="004B4897" w:rsidRPr="00FB19D4" w:rsidRDefault="004B4897" w:rsidP="00E95259">
      <w:pPr>
        <w:pStyle w:val="ListParagraph"/>
        <w:spacing w:line="240" w:lineRule="auto"/>
        <w:ind w:left="0"/>
        <w:rPr>
          <w:rFonts w:cstheme="minorHAnsi"/>
          <w:i/>
          <w:sz w:val="21"/>
          <w:szCs w:val="21"/>
        </w:rPr>
      </w:pPr>
      <w:r w:rsidRPr="00FB19D4">
        <w:rPr>
          <w:rFonts w:cstheme="minorHAnsi"/>
          <w:i/>
          <w:sz w:val="21"/>
          <w:szCs w:val="21"/>
        </w:rPr>
        <w:t xml:space="preserve">The following questions will help us better understand </w:t>
      </w:r>
      <w:r w:rsidR="00692F65" w:rsidRPr="00FB19D4">
        <w:rPr>
          <w:rFonts w:cstheme="minorHAnsi"/>
          <w:i/>
          <w:sz w:val="21"/>
          <w:szCs w:val="21"/>
        </w:rPr>
        <w:t>the challenges and opportunities facing business</w:t>
      </w:r>
      <w:r w:rsidR="0082502F">
        <w:rPr>
          <w:rFonts w:cstheme="minorHAnsi"/>
          <w:i/>
          <w:sz w:val="21"/>
          <w:szCs w:val="21"/>
        </w:rPr>
        <w:t>es</w:t>
      </w:r>
      <w:r w:rsidR="00692F65" w:rsidRPr="00FB19D4">
        <w:rPr>
          <w:rFonts w:cstheme="minorHAnsi"/>
          <w:i/>
          <w:sz w:val="21"/>
          <w:szCs w:val="21"/>
        </w:rPr>
        <w:t xml:space="preserve"> today.</w:t>
      </w:r>
    </w:p>
    <w:p w14:paraId="1EEC173A" w14:textId="77777777" w:rsidR="00B9559D" w:rsidRPr="00FB19D4" w:rsidRDefault="00B9559D" w:rsidP="00B9559D">
      <w:pPr>
        <w:pStyle w:val="ListParagraph"/>
        <w:spacing w:after="0" w:line="240" w:lineRule="auto"/>
        <w:ind w:left="360"/>
        <w:rPr>
          <w:sz w:val="21"/>
          <w:szCs w:val="21"/>
        </w:rPr>
      </w:pPr>
    </w:p>
    <w:p w14:paraId="2B59C30A" w14:textId="71FDD947" w:rsidR="004013DE" w:rsidRDefault="004013DE" w:rsidP="004013DE">
      <w:pPr>
        <w:pStyle w:val="ListParagraph"/>
        <w:spacing w:after="0" w:line="240" w:lineRule="auto"/>
        <w:ind w:left="360"/>
        <w:rPr>
          <w:rFonts w:ascii="Roboto Condensed" w:hAnsi="Roboto Condensed"/>
          <w:sz w:val="21"/>
          <w:szCs w:val="21"/>
        </w:rPr>
      </w:pPr>
    </w:p>
    <w:p w14:paraId="48C631C2" w14:textId="72F2ABB3" w:rsidR="00764B8C" w:rsidRPr="00FB19D4" w:rsidRDefault="00F62990" w:rsidP="00764B8C">
      <w:pPr>
        <w:pStyle w:val="ListParagraph"/>
        <w:numPr>
          <w:ilvl w:val="0"/>
          <w:numId w:val="6"/>
        </w:numPr>
        <w:spacing w:after="0" w:line="240" w:lineRule="auto"/>
        <w:rPr>
          <w:rFonts w:ascii="Roboto Condensed" w:hAnsi="Roboto Condensed"/>
          <w:sz w:val="21"/>
          <w:szCs w:val="21"/>
        </w:rPr>
      </w:pPr>
      <w:r>
        <w:rPr>
          <w:rFonts w:ascii="Roboto Condensed" w:hAnsi="Roboto Condensed"/>
          <w:sz w:val="21"/>
          <w:szCs w:val="21"/>
        </w:rPr>
        <w:t xml:space="preserve">With everything that is happening with the coronavirus worldwide, </w:t>
      </w:r>
      <w:r w:rsidR="0089186E">
        <w:rPr>
          <w:rFonts w:ascii="Roboto Condensed" w:hAnsi="Roboto Condensed"/>
          <w:sz w:val="21"/>
          <w:szCs w:val="21"/>
        </w:rPr>
        <w:t>how concerned are you about each of the following</w:t>
      </w:r>
      <w:r w:rsidR="00764B8C">
        <w:rPr>
          <w:rFonts w:ascii="Roboto Condensed" w:hAnsi="Roboto Condensed"/>
          <w:sz w:val="21"/>
          <w:szCs w:val="21"/>
        </w:rPr>
        <w:t>…</w:t>
      </w:r>
      <w:r w:rsidR="00764B8C" w:rsidRPr="00FB19D4">
        <w:rPr>
          <w:rFonts w:ascii="Roboto Condensed" w:hAnsi="Roboto Condensed"/>
          <w:sz w:val="21"/>
          <w:szCs w:val="21"/>
        </w:rPr>
        <w:t>?</w:t>
      </w:r>
      <w:r w:rsidR="001C6400">
        <w:rPr>
          <w:rFonts w:ascii="Roboto Condensed" w:hAnsi="Roboto Condensed"/>
          <w:sz w:val="21"/>
          <w:szCs w:val="21"/>
        </w:rPr>
        <w:t xml:space="preserve"> If an option does not apply to</w:t>
      </w:r>
      <w:r w:rsidR="00B338E0">
        <w:rPr>
          <w:rFonts w:ascii="Roboto Condensed" w:hAnsi="Roboto Condensed"/>
          <w:sz w:val="21"/>
          <w:szCs w:val="21"/>
        </w:rPr>
        <w:t xml:space="preserve"> you or</w:t>
      </w:r>
      <w:r w:rsidR="001C6400">
        <w:rPr>
          <w:rFonts w:ascii="Roboto Condensed" w:hAnsi="Roboto Condensed"/>
          <w:sz w:val="21"/>
          <w:szCs w:val="21"/>
        </w:rPr>
        <w:t xml:space="preserve"> your business, please select ‘not applicable’.</w:t>
      </w:r>
    </w:p>
    <w:tbl>
      <w:tblPr>
        <w:tblStyle w:val="GridTable4-Accent11"/>
        <w:tblW w:w="10943" w:type="dxa"/>
        <w:tblInd w:w="-113" w:type="dxa"/>
        <w:tblLook w:val="04A0" w:firstRow="1" w:lastRow="0" w:firstColumn="1" w:lastColumn="0" w:noHBand="0" w:noVBand="1"/>
      </w:tblPr>
      <w:tblGrid>
        <w:gridCol w:w="2411"/>
        <w:gridCol w:w="1165"/>
        <w:gridCol w:w="1024"/>
        <w:gridCol w:w="1359"/>
        <w:gridCol w:w="1387"/>
        <w:gridCol w:w="1315"/>
        <w:gridCol w:w="1141"/>
        <w:gridCol w:w="1141"/>
      </w:tblGrid>
      <w:tr w:rsidR="001C6400" w14:paraId="59BF19C9" w14:textId="3DD8E330" w:rsidTr="00EF40DE">
        <w:trPr>
          <w:cnfStyle w:val="100000000000" w:firstRow="1" w:lastRow="0" w:firstColumn="0" w:lastColumn="0" w:oddVBand="0" w:evenVBand="0" w:oddHBand="0" w:evenHBand="0" w:firstRowFirstColumn="0" w:firstRowLastColumn="0" w:lastRowFirstColumn="0" w:lastRowLastColumn="0"/>
          <w:trHeight w:val="886"/>
        </w:trPr>
        <w:tc>
          <w:tcPr>
            <w:cnfStyle w:val="001000000000" w:firstRow="0" w:lastRow="0" w:firstColumn="1" w:lastColumn="0" w:oddVBand="0" w:evenVBand="0" w:oddHBand="0" w:evenHBand="0" w:firstRowFirstColumn="0" w:firstRowLastColumn="0" w:lastRowFirstColumn="0" w:lastRowLastColumn="0"/>
            <w:tcW w:w="2411" w:type="dxa"/>
          </w:tcPr>
          <w:p w14:paraId="28AAAC38" w14:textId="77777777" w:rsidR="001C6400" w:rsidRDefault="001C6400" w:rsidP="00D04835">
            <w:pPr>
              <w:rPr>
                <w:rFonts w:asciiTheme="minorHAnsi" w:hAnsiTheme="minorHAnsi"/>
                <w:b w:val="0"/>
                <w:sz w:val="20"/>
                <w:szCs w:val="20"/>
              </w:rPr>
            </w:pPr>
          </w:p>
        </w:tc>
        <w:tc>
          <w:tcPr>
            <w:tcW w:w="1165" w:type="dxa"/>
            <w:vAlign w:val="center"/>
          </w:tcPr>
          <w:p w14:paraId="66336EC8" w14:textId="5FC631D5" w:rsidR="001C6400" w:rsidRDefault="001C6400" w:rsidP="00D04835">
            <w:pPr>
              <w:jc w:val="center"/>
              <w:cnfStyle w:val="100000000000" w:firstRow="1" w:lastRow="0" w:firstColumn="0" w:lastColumn="0" w:oddVBand="0" w:evenVBand="0" w:oddHBand="0" w:evenHBand="0" w:firstRowFirstColumn="0" w:firstRowLastColumn="0" w:lastRowFirstColumn="0" w:lastRowLastColumn="0"/>
              <w:rPr>
                <w:b w:val="0"/>
                <w:sz w:val="18"/>
                <w:szCs w:val="18"/>
              </w:rPr>
            </w:pPr>
          </w:p>
          <w:p w14:paraId="369D9698" w14:textId="445AF67D" w:rsidR="001C6400" w:rsidRPr="00607DDA" w:rsidRDefault="001C6400" w:rsidP="00D0483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Cs w:val="0"/>
                <w:sz w:val="18"/>
                <w:szCs w:val="18"/>
              </w:rPr>
            </w:pPr>
            <w:r>
              <w:rPr>
                <w:bCs w:val="0"/>
                <w:sz w:val="18"/>
                <w:szCs w:val="18"/>
              </w:rPr>
              <w:t>Very concerned</w:t>
            </w:r>
          </w:p>
        </w:tc>
        <w:tc>
          <w:tcPr>
            <w:tcW w:w="1024" w:type="dxa"/>
            <w:vAlign w:val="center"/>
          </w:tcPr>
          <w:p w14:paraId="434CDE3C" w14:textId="21F61D27" w:rsidR="001C6400" w:rsidRDefault="001C6400" w:rsidP="00D04835">
            <w:pPr>
              <w:jc w:val="center"/>
              <w:cnfStyle w:val="100000000000" w:firstRow="1" w:lastRow="0" w:firstColumn="0" w:lastColumn="0" w:oddVBand="0" w:evenVBand="0" w:oddHBand="0" w:evenHBand="0" w:firstRowFirstColumn="0" w:firstRowLastColumn="0" w:lastRowFirstColumn="0" w:lastRowLastColumn="0"/>
              <w:rPr>
                <w:b w:val="0"/>
                <w:sz w:val="18"/>
                <w:szCs w:val="18"/>
              </w:rPr>
            </w:pPr>
          </w:p>
          <w:p w14:paraId="56A70C2D" w14:textId="57FDEBD3" w:rsidR="001C6400" w:rsidRPr="00607DDA" w:rsidRDefault="001C6400" w:rsidP="00D0483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Cs w:val="0"/>
                <w:sz w:val="18"/>
                <w:szCs w:val="18"/>
              </w:rPr>
            </w:pPr>
            <w:r>
              <w:rPr>
                <w:bCs w:val="0"/>
                <w:sz w:val="18"/>
                <w:szCs w:val="18"/>
              </w:rPr>
              <w:t>Concerned</w:t>
            </w:r>
          </w:p>
        </w:tc>
        <w:tc>
          <w:tcPr>
            <w:tcW w:w="1359" w:type="dxa"/>
            <w:vAlign w:val="center"/>
          </w:tcPr>
          <w:p w14:paraId="7B7BE6DC" w14:textId="0872AF56" w:rsidR="001C6400" w:rsidRDefault="001C6400" w:rsidP="00D0483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sz w:val="18"/>
                <w:szCs w:val="18"/>
              </w:rPr>
            </w:pPr>
          </w:p>
          <w:p w14:paraId="618AF4B6" w14:textId="195C0D6E" w:rsidR="001C6400" w:rsidRPr="00607DDA" w:rsidRDefault="001C6400" w:rsidP="00D0483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Cs w:val="0"/>
                <w:sz w:val="18"/>
                <w:szCs w:val="18"/>
              </w:rPr>
            </w:pPr>
            <w:r>
              <w:rPr>
                <w:rFonts w:asciiTheme="minorHAnsi" w:hAnsiTheme="minorHAnsi"/>
                <w:bCs w:val="0"/>
                <w:sz w:val="18"/>
                <w:szCs w:val="18"/>
              </w:rPr>
              <w:t>Somewhat concerned</w:t>
            </w:r>
          </w:p>
        </w:tc>
        <w:tc>
          <w:tcPr>
            <w:tcW w:w="1387" w:type="dxa"/>
            <w:vAlign w:val="center"/>
          </w:tcPr>
          <w:p w14:paraId="7416E146" w14:textId="32BD1856" w:rsidR="001C6400" w:rsidRDefault="001C6400" w:rsidP="00D04835">
            <w:pPr>
              <w:jc w:val="center"/>
              <w:cnfStyle w:val="100000000000" w:firstRow="1" w:lastRow="0" w:firstColumn="0" w:lastColumn="0" w:oddVBand="0" w:evenVBand="0" w:oddHBand="0" w:evenHBand="0" w:firstRowFirstColumn="0" w:firstRowLastColumn="0" w:lastRowFirstColumn="0" w:lastRowLastColumn="0"/>
              <w:rPr>
                <w:b w:val="0"/>
                <w:sz w:val="18"/>
                <w:szCs w:val="18"/>
              </w:rPr>
            </w:pPr>
          </w:p>
          <w:p w14:paraId="2ADAC635" w14:textId="55612AE0" w:rsidR="001C6400" w:rsidRPr="00607DDA" w:rsidRDefault="001C6400" w:rsidP="00D0483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Cs w:val="0"/>
                <w:sz w:val="18"/>
                <w:szCs w:val="18"/>
              </w:rPr>
            </w:pPr>
            <w:r>
              <w:rPr>
                <w:bCs w:val="0"/>
                <w:sz w:val="18"/>
                <w:szCs w:val="18"/>
              </w:rPr>
              <w:t>Not particularly concerned</w:t>
            </w:r>
          </w:p>
        </w:tc>
        <w:tc>
          <w:tcPr>
            <w:tcW w:w="1315" w:type="dxa"/>
            <w:vAlign w:val="center"/>
          </w:tcPr>
          <w:p w14:paraId="3B00F15B" w14:textId="1B5B6786" w:rsidR="001C6400" w:rsidRDefault="001C6400" w:rsidP="00D04835">
            <w:pPr>
              <w:jc w:val="center"/>
              <w:cnfStyle w:val="100000000000" w:firstRow="1" w:lastRow="0" w:firstColumn="0" w:lastColumn="0" w:oddVBand="0" w:evenVBand="0" w:oddHBand="0" w:evenHBand="0" w:firstRowFirstColumn="0" w:firstRowLastColumn="0" w:lastRowFirstColumn="0" w:lastRowLastColumn="0"/>
              <w:rPr>
                <w:b w:val="0"/>
                <w:sz w:val="18"/>
                <w:szCs w:val="18"/>
              </w:rPr>
            </w:pPr>
          </w:p>
          <w:p w14:paraId="25F29BCC" w14:textId="7026484A" w:rsidR="001C6400" w:rsidRPr="00607DDA" w:rsidRDefault="001C6400" w:rsidP="00D0483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Cs w:val="0"/>
                <w:sz w:val="18"/>
                <w:szCs w:val="18"/>
              </w:rPr>
            </w:pPr>
            <w:r>
              <w:rPr>
                <w:rFonts w:asciiTheme="minorHAnsi" w:hAnsiTheme="minorHAnsi"/>
                <w:bCs w:val="0"/>
                <w:sz w:val="18"/>
                <w:szCs w:val="18"/>
              </w:rPr>
              <w:t>Not concerned at all</w:t>
            </w:r>
          </w:p>
        </w:tc>
        <w:tc>
          <w:tcPr>
            <w:tcW w:w="1141" w:type="dxa"/>
            <w:vAlign w:val="center"/>
          </w:tcPr>
          <w:p w14:paraId="674FB1F4" w14:textId="77777777" w:rsidR="001C6400" w:rsidRPr="00607DDA" w:rsidRDefault="001C6400" w:rsidP="00D04835">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Cs w:val="0"/>
                <w:sz w:val="18"/>
                <w:szCs w:val="18"/>
              </w:rPr>
            </w:pPr>
            <w:r w:rsidRPr="00607DDA">
              <w:rPr>
                <w:bCs w:val="0"/>
                <w:sz w:val="18"/>
                <w:szCs w:val="18"/>
              </w:rPr>
              <w:t>Not sure</w:t>
            </w:r>
          </w:p>
        </w:tc>
        <w:tc>
          <w:tcPr>
            <w:tcW w:w="1141" w:type="dxa"/>
            <w:vAlign w:val="center"/>
          </w:tcPr>
          <w:p w14:paraId="44909096" w14:textId="25E2253F" w:rsidR="001C6400" w:rsidRPr="00607DDA" w:rsidRDefault="001C6400" w:rsidP="001C6400">
            <w:pPr>
              <w:jc w:val="center"/>
              <w:cnfStyle w:val="100000000000" w:firstRow="1" w:lastRow="0" w:firstColumn="0" w:lastColumn="0" w:oddVBand="0" w:evenVBand="0" w:oddHBand="0" w:evenHBand="0" w:firstRowFirstColumn="0" w:firstRowLastColumn="0" w:lastRowFirstColumn="0" w:lastRowLastColumn="0"/>
              <w:rPr>
                <w:bCs w:val="0"/>
                <w:sz w:val="18"/>
                <w:szCs w:val="18"/>
              </w:rPr>
            </w:pPr>
            <w:r>
              <w:rPr>
                <w:bCs w:val="0"/>
                <w:sz w:val="18"/>
                <w:szCs w:val="18"/>
              </w:rPr>
              <w:t>Not applicable</w:t>
            </w:r>
          </w:p>
        </w:tc>
      </w:tr>
      <w:tr w:rsidR="001C6400" w14:paraId="3CAB5925" w14:textId="7907B6C3" w:rsidTr="00EF40DE">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2411" w:type="dxa"/>
          </w:tcPr>
          <w:p w14:paraId="134D2218" w14:textId="79C9384E" w:rsidR="001C6400" w:rsidRDefault="001C6400" w:rsidP="00D04835">
            <w:pPr>
              <w:rPr>
                <w:rFonts w:asciiTheme="minorHAnsi" w:hAnsiTheme="minorHAnsi"/>
                <w:b w:val="0"/>
                <w:sz w:val="20"/>
                <w:szCs w:val="20"/>
              </w:rPr>
            </w:pPr>
            <w:r>
              <w:rPr>
                <w:rFonts w:asciiTheme="minorHAnsi" w:hAnsiTheme="minorHAnsi"/>
                <w:b w:val="0"/>
                <w:sz w:val="20"/>
                <w:szCs w:val="20"/>
              </w:rPr>
              <w:t xml:space="preserve">Your current volume of business </w:t>
            </w:r>
          </w:p>
        </w:tc>
        <w:tc>
          <w:tcPr>
            <w:tcW w:w="1165" w:type="dxa"/>
          </w:tcPr>
          <w:p w14:paraId="11219FAE"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024" w:type="dxa"/>
          </w:tcPr>
          <w:p w14:paraId="51F78916"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359" w:type="dxa"/>
          </w:tcPr>
          <w:p w14:paraId="2052F7A5"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387" w:type="dxa"/>
          </w:tcPr>
          <w:p w14:paraId="29F348F0"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315" w:type="dxa"/>
          </w:tcPr>
          <w:p w14:paraId="7541EA6A"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141" w:type="dxa"/>
          </w:tcPr>
          <w:p w14:paraId="7CCACC6E"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141" w:type="dxa"/>
          </w:tcPr>
          <w:p w14:paraId="37FB42BD"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r>
      <w:tr w:rsidR="001C6400" w14:paraId="19D8E97F" w14:textId="3D3C15B7" w:rsidTr="00EF40DE">
        <w:trPr>
          <w:trHeight w:val="247"/>
        </w:trPr>
        <w:tc>
          <w:tcPr>
            <w:cnfStyle w:val="001000000000" w:firstRow="0" w:lastRow="0" w:firstColumn="1" w:lastColumn="0" w:oddVBand="0" w:evenVBand="0" w:oddHBand="0" w:evenHBand="0" w:firstRowFirstColumn="0" w:firstRowLastColumn="0" w:lastRowFirstColumn="0" w:lastRowLastColumn="0"/>
            <w:tcW w:w="2411" w:type="dxa"/>
          </w:tcPr>
          <w:p w14:paraId="1487AB39" w14:textId="53C803B9" w:rsidR="001C6400" w:rsidRDefault="001C6400" w:rsidP="00D04835">
            <w:pPr>
              <w:rPr>
                <w:rFonts w:asciiTheme="minorHAnsi" w:hAnsiTheme="minorHAnsi"/>
                <w:b w:val="0"/>
                <w:sz w:val="20"/>
                <w:szCs w:val="20"/>
              </w:rPr>
            </w:pPr>
            <w:r>
              <w:rPr>
                <w:rFonts w:asciiTheme="minorHAnsi" w:hAnsiTheme="minorHAnsi"/>
                <w:b w:val="0"/>
                <w:sz w:val="20"/>
                <w:szCs w:val="20"/>
              </w:rPr>
              <w:t>Your anticipated volume of business for the rest of 2020</w:t>
            </w:r>
          </w:p>
        </w:tc>
        <w:tc>
          <w:tcPr>
            <w:tcW w:w="1165" w:type="dxa"/>
          </w:tcPr>
          <w:p w14:paraId="33C067D3"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c>
          <w:tcPr>
            <w:tcW w:w="1024" w:type="dxa"/>
          </w:tcPr>
          <w:p w14:paraId="775BD361"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c>
          <w:tcPr>
            <w:tcW w:w="1359" w:type="dxa"/>
          </w:tcPr>
          <w:p w14:paraId="18C92641"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c>
          <w:tcPr>
            <w:tcW w:w="1387" w:type="dxa"/>
          </w:tcPr>
          <w:p w14:paraId="77CD4262"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c>
          <w:tcPr>
            <w:tcW w:w="1315" w:type="dxa"/>
          </w:tcPr>
          <w:p w14:paraId="1878A157"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c>
          <w:tcPr>
            <w:tcW w:w="1141" w:type="dxa"/>
          </w:tcPr>
          <w:p w14:paraId="66D24445"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c>
          <w:tcPr>
            <w:tcW w:w="1141" w:type="dxa"/>
          </w:tcPr>
          <w:p w14:paraId="4519EB24"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r>
      <w:tr w:rsidR="001C6400" w14:paraId="08BBBCD7" w14:textId="0E5E9FDE" w:rsidTr="00EF40DE">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2411" w:type="dxa"/>
          </w:tcPr>
          <w:p w14:paraId="163DBC65" w14:textId="4E5E7D1A" w:rsidR="001C6400" w:rsidRDefault="001C6400" w:rsidP="00D04835">
            <w:pPr>
              <w:rPr>
                <w:rFonts w:asciiTheme="minorHAnsi" w:hAnsiTheme="minorHAnsi"/>
                <w:b w:val="0"/>
                <w:sz w:val="20"/>
                <w:szCs w:val="20"/>
              </w:rPr>
            </w:pPr>
            <w:r>
              <w:rPr>
                <w:rFonts w:asciiTheme="minorHAnsi" w:hAnsiTheme="minorHAnsi"/>
                <w:b w:val="0"/>
                <w:sz w:val="20"/>
                <w:szCs w:val="20"/>
              </w:rPr>
              <w:t>Your business cash flow</w:t>
            </w:r>
          </w:p>
        </w:tc>
        <w:tc>
          <w:tcPr>
            <w:tcW w:w="1165" w:type="dxa"/>
          </w:tcPr>
          <w:p w14:paraId="597119A0"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024" w:type="dxa"/>
          </w:tcPr>
          <w:p w14:paraId="62F0EC09"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359" w:type="dxa"/>
          </w:tcPr>
          <w:p w14:paraId="4F9BF819"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387" w:type="dxa"/>
          </w:tcPr>
          <w:p w14:paraId="2D89C753"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315" w:type="dxa"/>
          </w:tcPr>
          <w:p w14:paraId="19B098BE"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141" w:type="dxa"/>
          </w:tcPr>
          <w:p w14:paraId="26E05F7B"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141" w:type="dxa"/>
          </w:tcPr>
          <w:p w14:paraId="5F27CEAE"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r>
      <w:tr w:rsidR="001C6400" w14:paraId="3B8E6D36" w14:textId="77777777" w:rsidTr="00EF40DE">
        <w:trPr>
          <w:trHeight w:val="247"/>
        </w:trPr>
        <w:tc>
          <w:tcPr>
            <w:cnfStyle w:val="001000000000" w:firstRow="0" w:lastRow="0" w:firstColumn="1" w:lastColumn="0" w:oddVBand="0" w:evenVBand="0" w:oddHBand="0" w:evenHBand="0" w:firstRowFirstColumn="0" w:firstRowLastColumn="0" w:lastRowFirstColumn="0" w:lastRowLastColumn="0"/>
            <w:tcW w:w="2411" w:type="dxa"/>
          </w:tcPr>
          <w:p w14:paraId="0D13F402" w14:textId="7C9658E3" w:rsidR="001C6400" w:rsidRDefault="001C6400" w:rsidP="00D04835">
            <w:pPr>
              <w:rPr>
                <w:rFonts w:asciiTheme="minorHAnsi" w:hAnsiTheme="minorHAnsi"/>
                <w:b w:val="0"/>
                <w:sz w:val="20"/>
                <w:szCs w:val="20"/>
              </w:rPr>
            </w:pPr>
            <w:r>
              <w:rPr>
                <w:rFonts w:asciiTheme="minorHAnsi" w:hAnsiTheme="minorHAnsi"/>
                <w:b w:val="0"/>
                <w:sz w:val="20"/>
                <w:szCs w:val="20"/>
              </w:rPr>
              <w:t>Your ability to manage business costs</w:t>
            </w:r>
          </w:p>
        </w:tc>
        <w:tc>
          <w:tcPr>
            <w:tcW w:w="1165" w:type="dxa"/>
          </w:tcPr>
          <w:p w14:paraId="5184B3DD"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c>
          <w:tcPr>
            <w:tcW w:w="1024" w:type="dxa"/>
          </w:tcPr>
          <w:p w14:paraId="6AF4F588"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c>
          <w:tcPr>
            <w:tcW w:w="1359" w:type="dxa"/>
          </w:tcPr>
          <w:p w14:paraId="527C50DA"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c>
          <w:tcPr>
            <w:tcW w:w="1387" w:type="dxa"/>
          </w:tcPr>
          <w:p w14:paraId="06368B26"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c>
          <w:tcPr>
            <w:tcW w:w="1315" w:type="dxa"/>
          </w:tcPr>
          <w:p w14:paraId="7584DD02"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c>
          <w:tcPr>
            <w:tcW w:w="1141" w:type="dxa"/>
          </w:tcPr>
          <w:p w14:paraId="051F9C60"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c>
          <w:tcPr>
            <w:tcW w:w="1141" w:type="dxa"/>
          </w:tcPr>
          <w:p w14:paraId="28BED216"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r>
      <w:tr w:rsidR="001C6400" w14:paraId="5210D5F4" w14:textId="77777777" w:rsidTr="00EF40DE">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2411" w:type="dxa"/>
          </w:tcPr>
          <w:p w14:paraId="3D939043" w14:textId="7031C362" w:rsidR="001C6400" w:rsidRDefault="001C6400" w:rsidP="00D04835">
            <w:pPr>
              <w:rPr>
                <w:rFonts w:asciiTheme="minorHAnsi" w:hAnsiTheme="minorHAnsi"/>
                <w:b w:val="0"/>
                <w:sz w:val="20"/>
                <w:szCs w:val="20"/>
              </w:rPr>
            </w:pPr>
            <w:r>
              <w:rPr>
                <w:rFonts w:asciiTheme="minorHAnsi" w:hAnsiTheme="minorHAnsi"/>
                <w:b w:val="0"/>
                <w:sz w:val="20"/>
                <w:szCs w:val="20"/>
              </w:rPr>
              <w:t>Your ability to source supplies or suppliers</w:t>
            </w:r>
          </w:p>
        </w:tc>
        <w:tc>
          <w:tcPr>
            <w:tcW w:w="1165" w:type="dxa"/>
          </w:tcPr>
          <w:p w14:paraId="61124111"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024" w:type="dxa"/>
          </w:tcPr>
          <w:p w14:paraId="14570424"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359" w:type="dxa"/>
          </w:tcPr>
          <w:p w14:paraId="6946A02F"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387" w:type="dxa"/>
          </w:tcPr>
          <w:p w14:paraId="557C1360"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315" w:type="dxa"/>
          </w:tcPr>
          <w:p w14:paraId="14001DB9"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141" w:type="dxa"/>
          </w:tcPr>
          <w:p w14:paraId="6380FF7F"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141" w:type="dxa"/>
          </w:tcPr>
          <w:p w14:paraId="66D69B4D"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r>
      <w:tr w:rsidR="001C6400" w14:paraId="69A506A5" w14:textId="77777777" w:rsidTr="00EF40DE">
        <w:trPr>
          <w:trHeight w:val="247"/>
        </w:trPr>
        <w:tc>
          <w:tcPr>
            <w:cnfStyle w:val="001000000000" w:firstRow="0" w:lastRow="0" w:firstColumn="1" w:lastColumn="0" w:oddVBand="0" w:evenVBand="0" w:oddHBand="0" w:evenHBand="0" w:firstRowFirstColumn="0" w:firstRowLastColumn="0" w:lastRowFirstColumn="0" w:lastRowLastColumn="0"/>
            <w:tcW w:w="2411" w:type="dxa"/>
          </w:tcPr>
          <w:p w14:paraId="299532B2" w14:textId="7283BCDB" w:rsidR="001C6400" w:rsidRDefault="001C6400" w:rsidP="00D04835">
            <w:pPr>
              <w:rPr>
                <w:rFonts w:asciiTheme="minorHAnsi" w:hAnsiTheme="minorHAnsi"/>
                <w:b w:val="0"/>
                <w:sz w:val="20"/>
                <w:szCs w:val="20"/>
              </w:rPr>
            </w:pPr>
            <w:r>
              <w:rPr>
                <w:rFonts w:asciiTheme="minorHAnsi" w:hAnsiTheme="minorHAnsi"/>
                <w:b w:val="0"/>
                <w:sz w:val="20"/>
                <w:szCs w:val="20"/>
              </w:rPr>
              <w:t>Your ability to meet demand</w:t>
            </w:r>
          </w:p>
        </w:tc>
        <w:tc>
          <w:tcPr>
            <w:tcW w:w="1165" w:type="dxa"/>
          </w:tcPr>
          <w:p w14:paraId="5BC6A470"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c>
          <w:tcPr>
            <w:tcW w:w="1024" w:type="dxa"/>
          </w:tcPr>
          <w:p w14:paraId="6E9F4B5B"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c>
          <w:tcPr>
            <w:tcW w:w="1359" w:type="dxa"/>
          </w:tcPr>
          <w:p w14:paraId="701AC6C2"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c>
          <w:tcPr>
            <w:tcW w:w="1387" w:type="dxa"/>
          </w:tcPr>
          <w:p w14:paraId="4E480579"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c>
          <w:tcPr>
            <w:tcW w:w="1315" w:type="dxa"/>
          </w:tcPr>
          <w:p w14:paraId="3C06DCAE"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c>
          <w:tcPr>
            <w:tcW w:w="1141" w:type="dxa"/>
          </w:tcPr>
          <w:p w14:paraId="6E4CE45D"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c>
          <w:tcPr>
            <w:tcW w:w="1141" w:type="dxa"/>
          </w:tcPr>
          <w:p w14:paraId="16E1A5DE"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r>
      <w:tr w:rsidR="001C6400" w14:paraId="1F7B10DE" w14:textId="1530CA8C" w:rsidTr="00EF40DE">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2411" w:type="dxa"/>
          </w:tcPr>
          <w:p w14:paraId="0FA68750" w14:textId="7B3B7277" w:rsidR="001C6400" w:rsidRDefault="001C6400" w:rsidP="00D04835">
            <w:pPr>
              <w:rPr>
                <w:rFonts w:asciiTheme="minorHAnsi" w:hAnsiTheme="minorHAnsi"/>
                <w:b w:val="0"/>
                <w:sz w:val="20"/>
                <w:szCs w:val="20"/>
              </w:rPr>
            </w:pPr>
            <w:r>
              <w:rPr>
                <w:rFonts w:asciiTheme="minorHAnsi" w:hAnsiTheme="minorHAnsi"/>
                <w:b w:val="0"/>
                <w:sz w:val="20"/>
                <w:szCs w:val="20"/>
              </w:rPr>
              <w:t>Your ability to retain staff</w:t>
            </w:r>
          </w:p>
        </w:tc>
        <w:tc>
          <w:tcPr>
            <w:tcW w:w="1165" w:type="dxa"/>
          </w:tcPr>
          <w:p w14:paraId="02A1BB8B"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024" w:type="dxa"/>
          </w:tcPr>
          <w:p w14:paraId="11A46ECF"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359" w:type="dxa"/>
          </w:tcPr>
          <w:p w14:paraId="6C3BAE3A"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387" w:type="dxa"/>
          </w:tcPr>
          <w:p w14:paraId="4897CC4C"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315" w:type="dxa"/>
          </w:tcPr>
          <w:p w14:paraId="028568BD"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141" w:type="dxa"/>
          </w:tcPr>
          <w:p w14:paraId="530FC811"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141" w:type="dxa"/>
          </w:tcPr>
          <w:p w14:paraId="0BD70E77"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r>
      <w:tr w:rsidR="001C6400" w14:paraId="2CBEC69E" w14:textId="77777777" w:rsidTr="00EF40DE">
        <w:trPr>
          <w:trHeight w:val="247"/>
        </w:trPr>
        <w:tc>
          <w:tcPr>
            <w:cnfStyle w:val="001000000000" w:firstRow="0" w:lastRow="0" w:firstColumn="1" w:lastColumn="0" w:oddVBand="0" w:evenVBand="0" w:oddHBand="0" w:evenHBand="0" w:firstRowFirstColumn="0" w:firstRowLastColumn="0" w:lastRowFirstColumn="0" w:lastRowLastColumn="0"/>
            <w:tcW w:w="2411" w:type="dxa"/>
          </w:tcPr>
          <w:p w14:paraId="548D9985" w14:textId="4CD2D725" w:rsidR="001C6400" w:rsidRDefault="001C6400" w:rsidP="00D04835">
            <w:pPr>
              <w:rPr>
                <w:rFonts w:asciiTheme="minorHAnsi" w:hAnsiTheme="minorHAnsi"/>
                <w:b w:val="0"/>
                <w:sz w:val="20"/>
                <w:szCs w:val="20"/>
              </w:rPr>
            </w:pPr>
            <w:r>
              <w:rPr>
                <w:rFonts w:asciiTheme="minorHAnsi" w:hAnsiTheme="minorHAnsi"/>
                <w:b w:val="0"/>
                <w:sz w:val="20"/>
                <w:szCs w:val="20"/>
              </w:rPr>
              <w:t>Your ability to hire quality staff</w:t>
            </w:r>
          </w:p>
        </w:tc>
        <w:tc>
          <w:tcPr>
            <w:tcW w:w="1165" w:type="dxa"/>
          </w:tcPr>
          <w:p w14:paraId="57476ADE"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c>
          <w:tcPr>
            <w:tcW w:w="1024" w:type="dxa"/>
          </w:tcPr>
          <w:p w14:paraId="69DBA189"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c>
          <w:tcPr>
            <w:tcW w:w="1359" w:type="dxa"/>
          </w:tcPr>
          <w:p w14:paraId="29D0EB46"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c>
          <w:tcPr>
            <w:tcW w:w="1387" w:type="dxa"/>
          </w:tcPr>
          <w:p w14:paraId="4EDEA27D"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c>
          <w:tcPr>
            <w:tcW w:w="1315" w:type="dxa"/>
          </w:tcPr>
          <w:p w14:paraId="4E0C68E1"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c>
          <w:tcPr>
            <w:tcW w:w="1141" w:type="dxa"/>
          </w:tcPr>
          <w:p w14:paraId="4D2066EA"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c>
          <w:tcPr>
            <w:tcW w:w="1141" w:type="dxa"/>
          </w:tcPr>
          <w:p w14:paraId="6F18FD6A"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r>
      <w:tr w:rsidR="001C6400" w14:paraId="079AD96B" w14:textId="77777777" w:rsidTr="00EF40DE">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2411" w:type="dxa"/>
          </w:tcPr>
          <w:p w14:paraId="6388E165" w14:textId="15FE2554" w:rsidR="001C6400" w:rsidRDefault="001C6400" w:rsidP="00D04835">
            <w:pPr>
              <w:rPr>
                <w:rFonts w:asciiTheme="minorHAnsi" w:hAnsiTheme="minorHAnsi"/>
                <w:b w:val="0"/>
                <w:sz w:val="20"/>
                <w:szCs w:val="20"/>
              </w:rPr>
            </w:pPr>
            <w:r>
              <w:rPr>
                <w:rFonts w:asciiTheme="minorHAnsi" w:hAnsiTheme="minorHAnsi"/>
                <w:b w:val="0"/>
                <w:sz w:val="20"/>
                <w:szCs w:val="20"/>
              </w:rPr>
              <w:t>Your technology skills</w:t>
            </w:r>
          </w:p>
        </w:tc>
        <w:tc>
          <w:tcPr>
            <w:tcW w:w="1165" w:type="dxa"/>
          </w:tcPr>
          <w:p w14:paraId="153BD9FA"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024" w:type="dxa"/>
          </w:tcPr>
          <w:p w14:paraId="34261015"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359" w:type="dxa"/>
          </w:tcPr>
          <w:p w14:paraId="3343BB50"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387" w:type="dxa"/>
          </w:tcPr>
          <w:p w14:paraId="4875C30E"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315" w:type="dxa"/>
          </w:tcPr>
          <w:p w14:paraId="68C8C581"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141" w:type="dxa"/>
          </w:tcPr>
          <w:p w14:paraId="794DC266"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141" w:type="dxa"/>
          </w:tcPr>
          <w:p w14:paraId="3727A968"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r>
      <w:tr w:rsidR="001C6400" w14:paraId="230E5E62" w14:textId="77777777" w:rsidTr="00EF40DE">
        <w:trPr>
          <w:trHeight w:val="247"/>
        </w:trPr>
        <w:tc>
          <w:tcPr>
            <w:cnfStyle w:val="001000000000" w:firstRow="0" w:lastRow="0" w:firstColumn="1" w:lastColumn="0" w:oddVBand="0" w:evenVBand="0" w:oddHBand="0" w:evenHBand="0" w:firstRowFirstColumn="0" w:firstRowLastColumn="0" w:lastRowFirstColumn="0" w:lastRowLastColumn="0"/>
            <w:tcW w:w="2411" w:type="dxa"/>
          </w:tcPr>
          <w:p w14:paraId="1A2CEF44" w14:textId="3616864A" w:rsidR="001C6400" w:rsidRDefault="001C6400" w:rsidP="00D04835">
            <w:pPr>
              <w:rPr>
                <w:rFonts w:asciiTheme="minorHAnsi" w:hAnsiTheme="minorHAnsi"/>
                <w:b w:val="0"/>
                <w:sz w:val="20"/>
                <w:szCs w:val="20"/>
              </w:rPr>
            </w:pPr>
            <w:r>
              <w:rPr>
                <w:rFonts w:asciiTheme="minorHAnsi" w:hAnsiTheme="minorHAnsi"/>
                <w:b w:val="0"/>
                <w:sz w:val="20"/>
                <w:szCs w:val="20"/>
              </w:rPr>
              <w:t>The viability of your business</w:t>
            </w:r>
          </w:p>
        </w:tc>
        <w:tc>
          <w:tcPr>
            <w:tcW w:w="1165" w:type="dxa"/>
          </w:tcPr>
          <w:p w14:paraId="48E3B442"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c>
          <w:tcPr>
            <w:tcW w:w="1024" w:type="dxa"/>
          </w:tcPr>
          <w:p w14:paraId="6287166D"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c>
          <w:tcPr>
            <w:tcW w:w="1359" w:type="dxa"/>
          </w:tcPr>
          <w:p w14:paraId="73743441"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c>
          <w:tcPr>
            <w:tcW w:w="1387" w:type="dxa"/>
          </w:tcPr>
          <w:p w14:paraId="4C058797"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c>
          <w:tcPr>
            <w:tcW w:w="1315" w:type="dxa"/>
          </w:tcPr>
          <w:p w14:paraId="0B2F8DF1"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c>
          <w:tcPr>
            <w:tcW w:w="1141" w:type="dxa"/>
          </w:tcPr>
          <w:p w14:paraId="3A65011C"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c>
          <w:tcPr>
            <w:tcW w:w="1141" w:type="dxa"/>
          </w:tcPr>
          <w:p w14:paraId="4FE86F9B"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r>
      <w:tr w:rsidR="001C6400" w14:paraId="2298FCD8" w14:textId="5452A825" w:rsidTr="00EF40DE">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2411" w:type="dxa"/>
          </w:tcPr>
          <w:p w14:paraId="5F10C0CD" w14:textId="32008704" w:rsidR="001C6400" w:rsidRDefault="001C6400" w:rsidP="00D04835">
            <w:pPr>
              <w:rPr>
                <w:rFonts w:asciiTheme="minorHAnsi" w:hAnsiTheme="minorHAnsi"/>
                <w:b w:val="0"/>
                <w:sz w:val="20"/>
                <w:szCs w:val="20"/>
              </w:rPr>
            </w:pPr>
            <w:r>
              <w:rPr>
                <w:rFonts w:asciiTheme="minorHAnsi" w:hAnsiTheme="minorHAnsi"/>
                <w:b w:val="0"/>
                <w:sz w:val="20"/>
                <w:szCs w:val="20"/>
              </w:rPr>
              <w:t>Your personal financial well-being</w:t>
            </w:r>
          </w:p>
        </w:tc>
        <w:tc>
          <w:tcPr>
            <w:tcW w:w="1165" w:type="dxa"/>
          </w:tcPr>
          <w:p w14:paraId="20C16712"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024" w:type="dxa"/>
          </w:tcPr>
          <w:p w14:paraId="369BD4E9"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359" w:type="dxa"/>
          </w:tcPr>
          <w:p w14:paraId="1343D167"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387" w:type="dxa"/>
          </w:tcPr>
          <w:p w14:paraId="2BC51F55"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315" w:type="dxa"/>
          </w:tcPr>
          <w:p w14:paraId="444FBB39"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141" w:type="dxa"/>
          </w:tcPr>
          <w:p w14:paraId="41CE4E27"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141" w:type="dxa"/>
          </w:tcPr>
          <w:p w14:paraId="02098723"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r>
      <w:tr w:rsidR="001C6400" w14:paraId="09DE8103" w14:textId="4291E836" w:rsidTr="00EF40DE">
        <w:trPr>
          <w:trHeight w:val="247"/>
        </w:trPr>
        <w:tc>
          <w:tcPr>
            <w:cnfStyle w:val="001000000000" w:firstRow="0" w:lastRow="0" w:firstColumn="1" w:lastColumn="0" w:oddVBand="0" w:evenVBand="0" w:oddHBand="0" w:evenHBand="0" w:firstRowFirstColumn="0" w:firstRowLastColumn="0" w:lastRowFirstColumn="0" w:lastRowLastColumn="0"/>
            <w:tcW w:w="2411" w:type="dxa"/>
          </w:tcPr>
          <w:p w14:paraId="27AABDCF" w14:textId="4B3D0FDC" w:rsidR="001C6400" w:rsidRDefault="001C6400" w:rsidP="00D04835">
            <w:pPr>
              <w:rPr>
                <w:rFonts w:asciiTheme="minorHAnsi" w:hAnsiTheme="minorHAnsi"/>
                <w:b w:val="0"/>
                <w:sz w:val="20"/>
                <w:szCs w:val="20"/>
              </w:rPr>
            </w:pPr>
            <w:r>
              <w:rPr>
                <w:rFonts w:asciiTheme="minorHAnsi" w:hAnsiTheme="minorHAnsi"/>
                <w:b w:val="0"/>
                <w:sz w:val="20"/>
                <w:szCs w:val="20"/>
              </w:rPr>
              <w:t>Your personal emotional well-being</w:t>
            </w:r>
          </w:p>
        </w:tc>
        <w:tc>
          <w:tcPr>
            <w:tcW w:w="1165" w:type="dxa"/>
          </w:tcPr>
          <w:p w14:paraId="5C407651"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c>
          <w:tcPr>
            <w:tcW w:w="1024" w:type="dxa"/>
          </w:tcPr>
          <w:p w14:paraId="3007E7E4"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c>
          <w:tcPr>
            <w:tcW w:w="1359" w:type="dxa"/>
          </w:tcPr>
          <w:p w14:paraId="3A57EB8C"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c>
          <w:tcPr>
            <w:tcW w:w="1387" w:type="dxa"/>
          </w:tcPr>
          <w:p w14:paraId="59F42BE8"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c>
          <w:tcPr>
            <w:tcW w:w="1315" w:type="dxa"/>
          </w:tcPr>
          <w:p w14:paraId="07453927"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c>
          <w:tcPr>
            <w:tcW w:w="1141" w:type="dxa"/>
          </w:tcPr>
          <w:p w14:paraId="05AE46CB"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c>
          <w:tcPr>
            <w:tcW w:w="1141" w:type="dxa"/>
          </w:tcPr>
          <w:p w14:paraId="728636AF" w14:textId="77777777" w:rsidR="001C6400" w:rsidRDefault="001C6400" w:rsidP="00D04835">
            <w:pPr>
              <w:cnfStyle w:val="000000000000" w:firstRow="0" w:lastRow="0" w:firstColumn="0" w:lastColumn="0" w:oddVBand="0" w:evenVBand="0" w:oddHBand="0" w:evenHBand="0" w:firstRowFirstColumn="0" w:firstRowLastColumn="0" w:lastRowFirstColumn="0" w:lastRowLastColumn="0"/>
              <w:rPr>
                <w:rFonts w:asciiTheme="minorHAnsi" w:hAnsiTheme="minorHAnsi"/>
                <w:b/>
                <w:sz w:val="20"/>
                <w:szCs w:val="20"/>
              </w:rPr>
            </w:pPr>
          </w:p>
        </w:tc>
      </w:tr>
      <w:tr w:rsidR="001C6400" w14:paraId="17920A2C" w14:textId="21ECCAF7" w:rsidTr="00EF40DE">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2411" w:type="dxa"/>
          </w:tcPr>
          <w:p w14:paraId="329E1F2C" w14:textId="77A01739" w:rsidR="001C6400" w:rsidRDefault="001C6400" w:rsidP="00D04835">
            <w:pPr>
              <w:rPr>
                <w:rFonts w:asciiTheme="minorHAnsi" w:hAnsiTheme="minorHAnsi"/>
                <w:b w:val="0"/>
                <w:sz w:val="20"/>
                <w:szCs w:val="20"/>
              </w:rPr>
            </w:pPr>
            <w:r>
              <w:rPr>
                <w:rFonts w:asciiTheme="minorHAnsi" w:hAnsiTheme="minorHAnsi"/>
                <w:b w:val="0"/>
                <w:sz w:val="20"/>
                <w:szCs w:val="20"/>
              </w:rPr>
              <w:t>Your personal physical well-being</w:t>
            </w:r>
          </w:p>
        </w:tc>
        <w:tc>
          <w:tcPr>
            <w:tcW w:w="1165" w:type="dxa"/>
          </w:tcPr>
          <w:p w14:paraId="771EAA55"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024" w:type="dxa"/>
          </w:tcPr>
          <w:p w14:paraId="6E79666D"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359" w:type="dxa"/>
          </w:tcPr>
          <w:p w14:paraId="425B6500"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387" w:type="dxa"/>
          </w:tcPr>
          <w:p w14:paraId="473E7F26"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315" w:type="dxa"/>
          </w:tcPr>
          <w:p w14:paraId="43A0BFF4"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141" w:type="dxa"/>
          </w:tcPr>
          <w:p w14:paraId="08F0C3BE"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c>
          <w:tcPr>
            <w:tcW w:w="1141" w:type="dxa"/>
          </w:tcPr>
          <w:p w14:paraId="14333515" w14:textId="77777777" w:rsidR="001C6400" w:rsidRDefault="001C6400" w:rsidP="00D04835">
            <w:pPr>
              <w:cnfStyle w:val="000000100000" w:firstRow="0" w:lastRow="0" w:firstColumn="0" w:lastColumn="0" w:oddVBand="0" w:evenVBand="0" w:oddHBand="1" w:evenHBand="0" w:firstRowFirstColumn="0" w:firstRowLastColumn="0" w:lastRowFirstColumn="0" w:lastRowLastColumn="0"/>
              <w:rPr>
                <w:rFonts w:asciiTheme="minorHAnsi" w:hAnsiTheme="minorHAnsi"/>
                <w:b/>
                <w:sz w:val="20"/>
                <w:szCs w:val="20"/>
              </w:rPr>
            </w:pPr>
          </w:p>
        </w:tc>
      </w:tr>
    </w:tbl>
    <w:p w14:paraId="2FEC7438" w14:textId="1D3352E6" w:rsidR="00F77800" w:rsidRDefault="00F77800" w:rsidP="00E95259">
      <w:pPr>
        <w:spacing w:after="0" w:line="240" w:lineRule="auto"/>
        <w:rPr>
          <w:rFonts w:asciiTheme="minorHAnsi" w:hAnsiTheme="minorHAnsi"/>
          <w:sz w:val="21"/>
          <w:szCs w:val="21"/>
        </w:rPr>
      </w:pPr>
    </w:p>
    <w:p w14:paraId="3B62C841" w14:textId="77777777" w:rsidR="00A75DE7" w:rsidRPr="00FB6AC9" w:rsidRDefault="00A75DE7" w:rsidP="00A75DE7">
      <w:pPr>
        <w:pStyle w:val="ListParagraph"/>
        <w:numPr>
          <w:ilvl w:val="0"/>
          <w:numId w:val="6"/>
        </w:numPr>
        <w:spacing w:after="0" w:line="240" w:lineRule="auto"/>
        <w:rPr>
          <w:sz w:val="21"/>
          <w:szCs w:val="21"/>
        </w:rPr>
      </w:pPr>
      <w:r>
        <w:rPr>
          <w:sz w:val="21"/>
          <w:szCs w:val="21"/>
        </w:rPr>
        <w:t>Do you</w:t>
      </w:r>
      <w:r w:rsidRPr="00FB6AC9">
        <w:rPr>
          <w:sz w:val="21"/>
          <w:szCs w:val="21"/>
        </w:rPr>
        <w:t xml:space="preserve"> currently have</w:t>
      </w:r>
      <w:r>
        <w:rPr>
          <w:sz w:val="21"/>
          <w:szCs w:val="21"/>
        </w:rPr>
        <w:t xml:space="preserve"> a business plan</w:t>
      </w:r>
      <w:r w:rsidRPr="00FB6AC9">
        <w:rPr>
          <w:sz w:val="21"/>
          <w:szCs w:val="21"/>
        </w:rPr>
        <w:t xml:space="preserve"> prepared for your business? </w:t>
      </w:r>
    </w:p>
    <w:p w14:paraId="57A933C3" w14:textId="42BE56B1" w:rsidR="00A75DE7" w:rsidRDefault="00A75DE7" w:rsidP="00A75DE7">
      <w:pPr>
        <w:pStyle w:val="ListParagraph"/>
        <w:numPr>
          <w:ilvl w:val="0"/>
          <w:numId w:val="44"/>
        </w:numPr>
        <w:spacing w:after="0" w:line="240" w:lineRule="auto"/>
        <w:rPr>
          <w:sz w:val="21"/>
          <w:szCs w:val="21"/>
        </w:rPr>
      </w:pPr>
      <w:r w:rsidRPr="00675DEE">
        <w:rPr>
          <w:sz w:val="21"/>
          <w:szCs w:val="21"/>
        </w:rPr>
        <w:t>Yes</w:t>
      </w:r>
      <w:r w:rsidR="00F77800">
        <w:rPr>
          <w:sz w:val="21"/>
          <w:szCs w:val="21"/>
        </w:rPr>
        <w:t xml:space="preserve"> –</w:t>
      </w:r>
      <w:r w:rsidR="003E68C1">
        <w:rPr>
          <w:sz w:val="21"/>
          <w:szCs w:val="21"/>
        </w:rPr>
        <w:t xml:space="preserve">have </w:t>
      </w:r>
      <w:r w:rsidR="00F77800">
        <w:rPr>
          <w:sz w:val="21"/>
          <w:szCs w:val="21"/>
        </w:rPr>
        <w:t>had since before COVID-19</w:t>
      </w:r>
    </w:p>
    <w:p w14:paraId="4E23185B" w14:textId="1B1093F4" w:rsidR="00F77800" w:rsidRPr="00675DEE" w:rsidRDefault="00F77800" w:rsidP="00A75DE7">
      <w:pPr>
        <w:pStyle w:val="ListParagraph"/>
        <w:numPr>
          <w:ilvl w:val="0"/>
          <w:numId w:val="44"/>
        </w:numPr>
        <w:spacing w:after="0" w:line="240" w:lineRule="auto"/>
        <w:rPr>
          <w:sz w:val="21"/>
          <w:szCs w:val="21"/>
        </w:rPr>
      </w:pPr>
      <w:r>
        <w:rPr>
          <w:sz w:val="21"/>
          <w:szCs w:val="21"/>
        </w:rPr>
        <w:t xml:space="preserve">Yes –created </w:t>
      </w:r>
      <w:r w:rsidR="003E68C1">
        <w:rPr>
          <w:sz w:val="21"/>
          <w:szCs w:val="21"/>
        </w:rPr>
        <w:t>because of</w:t>
      </w:r>
      <w:r>
        <w:rPr>
          <w:sz w:val="21"/>
          <w:szCs w:val="21"/>
        </w:rPr>
        <w:t xml:space="preserve"> COVID-19</w:t>
      </w:r>
    </w:p>
    <w:p w14:paraId="1133AAFE" w14:textId="77777777" w:rsidR="00A75DE7" w:rsidRDefault="00A75DE7" w:rsidP="00A75DE7">
      <w:pPr>
        <w:pStyle w:val="ListParagraph"/>
        <w:numPr>
          <w:ilvl w:val="0"/>
          <w:numId w:val="44"/>
        </w:numPr>
        <w:spacing w:after="0" w:line="240" w:lineRule="auto"/>
        <w:rPr>
          <w:sz w:val="21"/>
          <w:szCs w:val="21"/>
        </w:rPr>
      </w:pPr>
      <w:r w:rsidRPr="00675DEE">
        <w:rPr>
          <w:sz w:val="21"/>
          <w:szCs w:val="21"/>
        </w:rPr>
        <w:t>No – but plan to in the next 12 months</w:t>
      </w:r>
    </w:p>
    <w:p w14:paraId="06337C03" w14:textId="77777777" w:rsidR="00A75DE7" w:rsidRPr="00675DEE" w:rsidRDefault="00A75DE7" w:rsidP="00A75DE7">
      <w:pPr>
        <w:pStyle w:val="ListParagraph"/>
        <w:numPr>
          <w:ilvl w:val="0"/>
          <w:numId w:val="44"/>
        </w:numPr>
        <w:spacing w:after="0" w:line="240" w:lineRule="auto"/>
        <w:rPr>
          <w:sz w:val="21"/>
          <w:szCs w:val="21"/>
        </w:rPr>
      </w:pPr>
      <w:r>
        <w:rPr>
          <w:sz w:val="21"/>
          <w:szCs w:val="21"/>
        </w:rPr>
        <w:t>No – but plan to at some point</w:t>
      </w:r>
    </w:p>
    <w:p w14:paraId="0029393D" w14:textId="3782120E" w:rsidR="00A75DE7" w:rsidRPr="00675DEE" w:rsidRDefault="00A75DE7" w:rsidP="00A75DE7">
      <w:pPr>
        <w:pStyle w:val="ListParagraph"/>
        <w:numPr>
          <w:ilvl w:val="0"/>
          <w:numId w:val="44"/>
        </w:numPr>
        <w:spacing w:after="0" w:line="240" w:lineRule="auto"/>
        <w:rPr>
          <w:sz w:val="21"/>
          <w:szCs w:val="21"/>
        </w:rPr>
      </w:pPr>
      <w:r w:rsidRPr="00675DEE">
        <w:rPr>
          <w:sz w:val="21"/>
          <w:szCs w:val="21"/>
        </w:rPr>
        <w:t xml:space="preserve">No – and </w:t>
      </w:r>
      <w:r w:rsidR="00F77800">
        <w:rPr>
          <w:sz w:val="21"/>
          <w:szCs w:val="21"/>
        </w:rPr>
        <w:t>do not plan to</w:t>
      </w:r>
    </w:p>
    <w:p w14:paraId="48858AD6" w14:textId="77777777" w:rsidR="00A75DE7" w:rsidRPr="00675DEE" w:rsidRDefault="00A75DE7" w:rsidP="00A75DE7">
      <w:pPr>
        <w:pStyle w:val="ListParagraph"/>
        <w:numPr>
          <w:ilvl w:val="0"/>
          <w:numId w:val="44"/>
        </w:numPr>
        <w:spacing w:after="0" w:line="240" w:lineRule="auto"/>
        <w:rPr>
          <w:sz w:val="21"/>
          <w:szCs w:val="21"/>
        </w:rPr>
      </w:pPr>
      <w:r w:rsidRPr="00675DEE">
        <w:rPr>
          <w:sz w:val="21"/>
          <w:szCs w:val="21"/>
        </w:rPr>
        <w:t>Not sure</w:t>
      </w:r>
    </w:p>
    <w:p w14:paraId="462C1DFE" w14:textId="77777777" w:rsidR="00A75DE7" w:rsidRDefault="00A75DE7" w:rsidP="00A75DE7">
      <w:pPr>
        <w:spacing w:after="0" w:line="240" w:lineRule="auto"/>
        <w:rPr>
          <w:sz w:val="20"/>
          <w:szCs w:val="20"/>
        </w:rPr>
      </w:pPr>
    </w:p>
    <w:p w14:paraId="258770DE" w14:textId="65895E81" w:rsidR="00A75DE7" w:rsidRPr="00FB6AC9" w:rsidDel="00F77800" w:rsidRDefault="00A75DE7" w:rsidP="00A75DE7">
      <w:pPr>
        <w:pStyle w:val="ListParagraph"/>
        <w:numPr>
          <w:ilvl w:val="0"/>
          <w:numId w:val="6"/>
        </w:numPr>
        <w:spacing w:after="0" w:line="240" w:lineRule="auto"/>
        <w:rPr>
          <w:sz w:val="21"/>
          <w:szCs w:val="21"/>
        </w:rPr>
      </w:pPr>
      <w:r w:rsidDel="00F77800">
        <w:rPr>
          <w:sz w:val="21"/>
          <w:szCs w:val="21"/>
        </w:rPr>
        <w:t>How has COVID-19 impacted the ways in which you are approaching planning for your business?</w:t>
      </w:r>
    </w:p>
    <w:p w14:paraId="5801B516" w14:textId="04827152" w:rsidR="00A75DE7" w:rsidRPr="00BD3FBA" w:rsidDel="00F77800" w:rsidRDefault="00A75DE7" w:rsidP="00A75DE7">
      <w:pPr>
        <w:spacing w:after="0" w:line="240" w:lineRule="auto"/>
        <w:rPr>
          <w:rFonts w:asciiTheme="minorHAnsi" w:hAnsiTheme="minorHAnsi"/>
          <w:sz w:val="21"/>
          <w:szCs w:val="21"/>
        </w:rPr>
      </w:pPr>
      <w:r w:rsidRPr="00BD3FBA" w:rsidDel="00F77800">
        <w:rPr>
          <w:rFonts w:asciiTheme="minorHAnsi" w:hAnsiTheme="minorHAnsi"/>
          <w:sz w:val="21"/>
          <w:szCs w:val="21"/>
        </w:rPr>
        <w:t>____________________________________________________________________________________________________________________________________________________________________________________________________________________________________________</w:t>
      </w:r>
    </w:p>
    <w:p w14:paraId="548CEEEC" w14:textId="78593159" w:rsidR="00A75DE7" w:rsidDel="00F77800" w:rsidRDefault="00A75DE7" w:rsidP="00A75DE7">
      <w:pPr>
        <w:spacing w:after="0" w:line="240" w:lineRule="auto"/>
        <w:ind w:left="360"/>
        <w:rPr>
          <w:rFonts w:asciiTheme="minorHAnsi" w:hAnsiTheme="minorHAnsi"/>
          <w:sz w:val="21"/>
          <w:szCs w:val="21"/>
        </w:rPr>
      </w:pPr>
      <w:r w:rsidRPr="00BD3FBA" w:rsidDel="00F77800">
        <w:rPr>
          <w:rFonts w:ascii="Times New Roman" w:hAnsi="Times New Roman" w:cs="Times New Roman"/>
          <w:sz w:val="21"/>
          <w:szCs w:val="21"/>
        </w:rPr>
        <w:t>□</w:t>
      </w:r>
      <w:r w:rsidRPr="00BD3FBA" w:rsidDel="00F77800">
        <w:rPr>
          <w:rFonts w:asciiTheme="minorHAnsi" w:hAnsiTheme="minorHAnsi"/>
          <w:sz w:val="21"/>
          <w:szCs w:val="21"/>
        </w:rPr>
        <w:tab/>
      </w:r>
      <w:r w:rsidDel="00F77800">
        <w:rPr>
          <w:rFonts w:asciiTheme="minorHAnsi" w:hAnsiTheme="minorHAnsi"/>
          <w:sz w:val="21"/>
          <w:szCs w:val="21"/>
        </w:rPr>
        <w:t>COVID-19 has had no impact on business planning</w:t>
      </w:r>
    </w:p>
    <w:p w14:paraId="3DB6BD16" w14:textId="420FD780" w:rsidR="00A75DE7" w:rsidDel="00F77800" w:rsidRDefault="00A75DE7" w:rsidP="00A75DE7">
      <w:pPr>
        <w:pStyle w:val="ListParagraph"/>
        <w:numPr>
          <w:ilvl w:val="0"/>
          <w:numId w:val="41"/>
        </w:numPr>
        <w:spacing w:after="0" w:line="240" w:lineRule="auto"/>
        <w:rPr>
          <w:sz w:val="21"/>
          <w:szCs w:val="21"/>
        </w:rPr>
      </w:pPr>
      <w:r w:rsidRPr="00FB6AC9" w:rsidDel="00F77800">
        <w:rPr>
          <w:sz w:val="21"/>
          <w:szCs w:val="21"/>
        </w:rPr>
        <w:t>Not sure</w:t>
      </w:r>
    </w:p>
    <w:p w14:paraId="725B80A2" w14:textId="453D9A33" w:rsidR="00A75DE7" w:rsidRDefault="00A75DE7" w:rsidP="00E95259">
      <w:pPr>
        <w:spacing w:after="0" w:line="240" w:lineRule="auto"/>
        <w:rPr>
          <w:rFonts w:asciiTheme="minorHAnsi" w:hAnsiTheme="minorHAnsi"/>
          <w:sz w:val="21"/>
          <w:szCs w:val="21"/>
        </w:rPr>
      </w:pPr>
    </w:p>
    <w:p w14:paraId="0A61F585" w14:textId="6835ED62" w:rsidR="00A75DE7" w:rsidRDefault="00A75DE7" w:rsidP="00E95259">
      <w:pPr>
        <w:spacing w:after="0" w:line="240" w:lineRule="auto"/>
        <w:rPr>
          <w:rFonts w:asciiTheme="minorHAnsi" w:hAnsiTheme="minorHAnsi"/>
          <w:sz w:val="21"/>
          <w:szCs w:val="21"/>
        </w:rPr>
      </w:pPr>
    </w:p>
    <w:p w14:paraId="77E0AC07" w14:textId="01348A2C" w:rsidR="002B06F3" w:rsidRDefault="002B06F3" w:rsidP="00E95259">
      <w:pPr>
        <w:spacing w:after="0" w:line="240" w:lineRule="auto"/>
        <w:rPr>
          <w:rFonts w:asciiTheme="minorHAnsi" w:hAnsiTheme="minorHAnsi"/>
          <w:sz w:val="21"/>
          <w:szCs w:val="21"/>
        </w:rPr>
      </w:pPr>
    </w:p>
    <w:p w14:paraId="57A576C0" w14:textId="01C98982" w:rsidR="002B06F3" w:rsidRDefault="002B06F3" w:rsidP="00E95259">
      <w:pPr>
        <w:spacing w:after="0" w:line="240" w:lineRule="auto"/>
        <w:rPr>
          <w:rFonts w:asciiTheme="minorHAnsi" w:hAnsiTheme="minorHAnsi"/>
          <w:sz w:val="21"/>
          <w:szCs w:val="21"/>
        </w:rPr>
      </w:pPr>
    </w:p>
    <w:p w14:paraId="7220157B" w14:textId="2775BADC" w:rsidR="00692F65" w:rsidRPr="00FB19D4" w:rsidRDefault="00692F65" w:rsidP="00F84DC2">
      <w:pPr>
        <w:pStyle w:val="ListParagraph"/>
        <w:numPr>
          <w:ilvl w:val="0"/>
          <w:numId w:val="6"/>
        </w:numPr>
        <w:spacing w:after="0" w:line="240" w:lineRule="auto"/>
        <w:rPr>
          <w:sz w:val="21"/>
          <w:szCs w:val="21"/>
        </w:rPr>
      </w:pPr>
      <w:r w:rsidRPr="00FB19D4">
        <w:rPr>
          <w:sz w:val="21"/>
          <w:szCs w:val="21"/>
        </w:rPr>
        <w:t xml:space="preserve">How much time/focus are you currently placing on each of the following areas of your business? </w:t>
      </w:r>
    </w:p>
    <w:tbl>
      <w:tblPr>
        <w:tblStyle w:val="GridTable2-Accent1"/>
        <w:tblW w:w="9413" w:type="dxa"/>
        <w:tblInd w:w="-113"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608"/>
        <w:gridCol w:w="1361"/>
        <w:gridCol w:w="1361"/>
        <w:gridCol w:w="1361"/>
        <w:gridCol w:w="1361"/>
        <w:gridCol w:w="1361"/>
      </w:tblGrid>
      <w:tr w:rsidR="00692F65" w:rsidRPr="00FB19D4" w14:paraId="03C41B4C" w14:textId="77777777" w:rsidTr="003309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Borders>
              <w:top w:val="single" w:sz="4" w:space="0" w:color="808080" w:themeColor="background1" w:themeShade="80"/>
              <w:right w:val="single" w:sz="4" w:space="0" w:color="808080" w:themeColor="background1" w:themeShade="80"/>
            </w:tcBorders>
            <w:vAlign w:val="center"/>
          </w:tcPr>
          <w:p w14:paraId="53E4FA02" w14:textId="77777777" w:rsidR="00692F65" w:rsidRPr="00FB19D4" w:rsidRDefault="00692F65" w:rsidP="00E95259">
            <w:pPr>
              <w:pStyle w:val="ListParagraph"/>
              <w:ind w:left="0"/>
              <w:jc w:val="center"/>
              <w:rPr>
                <w:rFonts w:ascii="Roboto Condensed" w:hAnsi="Roboto Condensed"/>
                <w:sz w:val="21"/>
                <w:szCs w:val="21"/>
              </w:rPr>
            </w:pPr>
          </w:p>
        </w:tc>
        <w:tc>
          <w:tcPr>
            <w:tcW w:w="1361" w:type="dxa"/>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tcPr>
          <w:p w14:paraId="1257EEFA" w14:textId="77777777" w:rsidR="00692F65" w:rsidRPr="00FB19D4" w:rsidRDefault="00692F65" w:rsidP="00E95259">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Roboto Condensed" w:hAnsi="Roboto Condensed"/>
                <w:sz w:val="21"/>
                <w:szCs w:val="21"/>
              </w:rPr>
            </w:pPr>
            <w:r w:rsidRPr="00FB19D4">
              <w:rPr>
                <w:rFonts w:ascii="Roboto Condensed" w:hAnsi="Roboto Condensed"/>
                <w:sz w:val="21"/>
                <w:szCs w:val="21"/>
              </w:rPr>
              <w:t>Majority of time/focus</w:t>
            </w:r>
          </w:p>
        </w:tc>
        <w:tc>
          <w:tcPr>
            <w:tcW w:w="1361" w:type="dxa"/>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tcPr>
          <w:p w14:paraId="5277B4E7" w14:textId="77777777" w:rsidR="00692F65" w:rsidRPr="00FB19D4" w:rsidRDefault="00692F65" w:rsidP="00E95259">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Roboto Condensed" w:hAnsi="Roboto Condensed"/>
                <w:sz w:val="21"/>
                <w:szCs w:val="21"/>
              </w:rPr>
            </w:pPr>
            <w:proofErr w:type="spellStart"/>
            <w:r w:rsidRPr="00FB19D4">
              <w:rPr>
                <w:rFonts w:ascii="Roboto Condensed" w:hAnsi="Roboto Condensed"/>
                <w:sz w:val="21"/>
                <w:szCs w:val="21"/>
              </w:rPr>
              <w:t>Some time</w:t>
            </w:r>
            <w:proofErr w:type="spellEnd"/>
            <w:r w:rsidRPr="00FB19D4">
              <w:rPr>
                <w:rFonts w:ascii="Roboto Condensed" w:hAnsi="Roboto Condensed"/>
                <w:sz w:val="21"/>
                <w:szCs w:val="21"/>
              </w:rPr>
              <w:t>/focus</w:t>
            </w:r>
          </w:p>
        </w:tc>
        <w:tc>
          <w:tcPr>
            <w:tcW w:w="1361" w:type="dxa"/>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tcPr>
          <w:p w14:paraId="5563D1B7" w14:textId="77777777" w:rsidR="00692F65" w:rsidRPr="00FB19D4" w:rsidRDefault="00692F65" w:rsidP="00E95259">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Roboto Condensed" w:hAnsi="Roboto Condensed"/>
                <w:sz w:val="21"/>
                <w:szCs w:val="21"/>
              </w:rPr>
            </w:pPr>
            <w:r w:rsidRPr="00FB19D4">
              <w:rPr>
                <w:rFonts w:ascii="Roboto Condensed" w:hAnsi="Roboto Condensed"/>
                <w:sz w:val="21"/>
                <w:szCs w:val="21"/>
              </w:rPr>
              <w:t>Little time/focus</w:t>
            </w:r>
          </w:p>
        </w:tc>
        <w:tc>
          <w:tcPr>
            <w:tcW w:w="1361" w:type="dxa"/>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tcPr>
          <w:p w14:paraId="221AB30C" w14:textId="77777777" w:rsidR="007C041E" w:rsidRPr="00FB19D4" w:rsidRDefault="00692F65" w:rsidP="00E95259">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Roboto Condensed" w:hAnsi="Roboto Condensed"/>
                <w:b w:val="0"/>
                <w:bCs w:val="0"/>
                <w:sz w:val="21"/>
                <w:szCs w:val="21"/>
              </w:rPr>
            </w:pPr>
            <w:r w:rsidRPr="00FB19D4">
              <w:rPr>
                <w:rFonts w:ascii="Roboto Condensed" w:hAnsi="Roboto Condensed"/>
                <w:sz w:val="21"/>
                <w:szCs w:val="21"/>
              </w:rPr>
              <w:t>No</w:t>
            </w:r>
          </w:p>
          <w:p w14:paraId="7171447A" w14:textId="1FF55716" w:rsidR="00692F65" w:rsidRPr="00FB19D4" w:rsidRDefault="00692F65" w:rsidP="00E95259">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Roboto Condensed" w:hAnsi="Roboto Condensed"/>
                <w:sz w:val="21"/>
                <w:szCs w:val="21"/>
              </w:rPr>
            </w:pPr>
            <w:r w:rsidRPr="00FB19D4">
              <w:rPr>
                <w:rFonts w:ascii="Roboto Condensed" w:hAnsi="Roboto Condensed"/>
                <w:sz w:val="21"/>
                <w:szCs w:val="21"/>
              </w:rPr>
              <w:t>time/focus</w:t>
            </w:r>
          </w:p>
        </w:tc>
        <w:tc>
          <w:tcPr>
            <w:tcW w:w="1361" w:type="dxa"/>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tcPr>
          <w:p w14:paraId="215CE4D9" w14:textId="77777777" w:rsidR="00692F65" w:rsidRPr="00FB19D4" w:rsidRDefault="00692F65" w:rsidP="00E95259">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Roboto Condensed" w:hAnsi="Roboto Condensed"/>
                <w:sz w:val="21"/>
                <w:szCs w:val="21"/>
              </w:rPr>
            </w:pPr>
            <w:r w:rsidRPr="00FB19D4">
              <w:rPr>
                <w:rFonts w:ascii="Roboto Condensed" w:hAnsi="Roboto Condensed"/>
                <w:sz w:val="21"/>
                <w:szCs w:val="21"/>
              </w:rPr>
              <w:t>Not sure</w:t>
            </w:r>
          </w:p>
        </w:tc>
      </w:tr>
      <w:tr w:rsidR="00692F65" w:rsidRPr="00FB19D4" w14:paraId="09D71367" w14:textId="77777777" w:rsidTr="003309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1557EA82" w14:textId="77777777" w:rsidR="00692F65" w:rsidRPr="00FB19D4" w:rsidRDefault="00692F65" w:rsidP="00E95259">
            <w:pPr>
              <w:pStyle w:val="ListParagraph"/>
              <w:ind w:left="0"/>
              <w:rPr>
                <w:rFonts w:ascii="Roboto Condensed" w:hAnsi="Roboto Condensed"/>
                <w:b w:val="0"/>
                <w:sz w:val="21"/>
                <w:szCs w:val="21"/>
              </w:rPr>
            </w:pPr>
            <w:r w:rsidRPr="00FB19D4">
              <w:rPr>
                <w:rFonts w:ascii="Roboto Condensed" w:hAnsi="Roboto Condensed"/>
                <w:b w:val="0"/>
                <w:sz w:val="21"/>
                <w:szCs w:val="21"/>
              </w:rPr>
              <w:t>Day-to-day operations</w:t>
            </w:r>
          </w:p>
        </w:tc>
        <w:tc>
          <w:tcPr>
            <w:tcW w:w="1361" w:type="dxa"/>
            <w:vAlign w:val="center"/>
          </w:tcPr>
          <w:p w14:paraId="68CC4408" w14:textId="77777777" w:rsidR="00692F65" w:rsidRPr="00FB19D4" w:rsidRDefault="00692F65"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361" w:type="dxa"/>
            <w:vAlign w:val="center"/>
          </w:tcPr>
          <w:p w14:paraId="7F5AD9B1" w14:textId="77777777" w:rsidR="00692F65" w:rsidRPr="00FB19D4" w:rsidRDefault="00692F65"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361" w:type="dxa"/>
            <w:vAlign w:val="center"/>
          </w:tcPr>
          <w:p w14:paraId="5B5E65FE" w14:textId="77777777" w:rsidR="00692F65" w:rsidRPr="00FB19D4" w:rsidRDefault="00692F65"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361" w:type="dxa"/>
            <w:vAlign w:val="center"/>
          </w:tcPr>
          <w:p w14:paraId="4F7BA381" w14:textId="77777777" w:rsidR="00692F65" w:rsidRPr="00FB19D4" w:rsidRDefault="00692F65"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361" w:type="dxa"/>
            <w:vAlign w:val="center"/>
          </w:tcPr>
          <w:p w14:paraId="553C6AB9" w14:textId="77777777" w:rsidR="00692F65" w:rsidRPr="00FB19D4" w:rsidRDefault="00692F65"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r>
      <w:tr w:rsidR="00692F65" w:rsidRPr="00FB19D4" w14:paraId="06BABF16" w14:textId="77777777" w:rsidTr="0033098F">
        <w:tc>
          <w:tcPr>
            <w:cnfStyle w:val="001000000000" w:firstRow="0" w:lastRow="0" w:firstColumn="1" w:lastColumn="0" w:oddVBand="0" w:evenVBand="0" w:oddHBand="0" w:evenHBand="0" w:firstRowFirstColumn="0" w:firstRowLastColumn="0" w:lastRowFirstColumn="0" w:lastRowLastColumn="0"/>
            <w:tcW w:w="2608" w:type="dxa"/>
            <w:vAlign w:val="center"/>
          </w:tcPr>
          <w:p w14:paraId="1B1001E1" w14:textId="77777777" w:rsidR="00692F65" w:rsidRPr="00FB19D4" w:rsidRDefault="00692F65" w:rsidP="00E95259">
            <w:pPr>
              <w:pStyle w:val="ListParagraph"/>
              <w:ind w:left="0"/>
              <w:rPr>
                <w:rFonts w:ascii="Roboto Condensed" w:hAnsi="Roboto Condensed"/>
                <w:b w:val="0"/>
                <w:sz w:val="21"/>
                <w:szCs w:val="21"/>
              </w:rPr>
            </w:pPr>
            <w:r w:rsidRPr="00FB19D4">
              <w:rPr>
                <w:rFonts w:ascii="Roboto Condensed" w:hAnsi="Roboto Condensed"/>
                <w:b w:val="0"/>
                <w:sz w:val="21"/>
                <w:szCs w:val="21"/>
              </w:rPr>
              <w:t>Finance/accounting</w:t>
            </w:r>
          </w:p>
        </w:tc>
        <w:tc>
          <w:tcPr>
            <w:tcW w:w="1361" w:type="dxa"/>
            <w:vAlign w:val="center"/>
          </w:tcPr>
          <w:p w14:paraId="5024D5B3" w14:textId="77777777" w:rsidR="00692F65" w:rsidRPr="00FB19D4" w:rsidRDefault="00692F65"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361" w:type="dxa"/>
            <w:vAlign w:val="center"/>
          </w:tcPr>
          <w:p w14:paraId="30272060" w14:textId="77777777" w:rsidR="00692F65" w:rsidRPr="00FB19D4" w:rsidRDefault="00692F65"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361" w:type="dxa"/>
            <w:vAlign w:val="center"/>
          </w:tcPr>
          <w:p w14:paraId="6811CF60" w14:textId="77777777" w:rsidR="00692F65" w:rsidRPr="00FB19D4" w:rsidRDefault="00692F65"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361" w:type="dxa"/>
            <w:vAlign w:val="center"/>
          </w:tcPr>
          <w:p w14:paraId="0E4D812D" w14:textId="77777777" w:rsidR="00692F65" w:rsidRPr="00FB19D4" w:rsidRDefault="00692F65"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361" w:type="dxa"/>
            <w:vAlign w:val="center"/>
          </w:tcPr>
          <w:p w14:paraId="4E615305" w14:textId="77777777" w:rsidR="00692F65" w:rsidRPr="00FB19D4" w:rsidRDefault="00692F65"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r>
      <w:tr w:rsidR="00692F65" w:rsidRPr="00FB19D4" w14:paraId="1FB8F402" w14:textId="77777777" w:rsidTr="003309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4541616B" w14:textId="77777777" w:rsidR="00692F65" w:rsidRPr="00FB19D4" w:rsidRDefault="00692F65" w:rsidP="00E95259">
            <w:pPr>
              <w:pStyle w:val="ListParagraph"/>
              <w:ind w:left="0"/>
              <w:rPr>
                <w:rFonts w:ascii="Roboto Condensed" w:hAnsi="Roboto Condensed"/>
                <w:b w:val="0"/>
                <w:sz w:val="21"/>
                <w:szCs w:val="21"/>
              </w:rPr>
            </w:pPr>
            <w:r w:rsidRPr="00FB19D4">
              <w:rPr>
                <w:rFonts w:ascii="Roboto Condensed" w:hAnsi="Roboto Condensed"/>
                <w:b w:val="0"/>
                <w:sz w:val="21"/>
                <w:szCs w:val="21"/>
              </w:rPr>
              <w:t xml:space="preserve">Marketing </w:t>
            </w:r>
          </w:p>
        </w:tc>
        <w:tc>
          <w:tcPr>
            <w:tcW w:w="1361" w:type="dxa"/>
            <w:vAlign w:val="center"/>
          </w:tcPr>
          <w:p w14:paraId="78432913" w14:textId="77777777" w:rsidR="00692F65" w:rsidRPr="00FB19D4" w:rsidRDefault="00692F65"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361" w:type="dxa"/>
            <w:vAlign w:val="center"/>
          </w:tcPr>
          <w:p w14:paraId="438BAAA0" w14:textId="77777777" w:rsidR="00692F65" w:rsidRPr="00FB19D4" w:rsidRDefault="00692F65"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361" w:type="dxa"/>
            <w:vAlign w:val="center"/>
          </w:tcPr>
          <w:p w14:paraId="601D852E" w14:textId="77777777" w:rsidR="00692F65" w:rsidRPr="00FB19D4" w:rsidRDefault="00692F65"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361" w:type="dxa"/>
            <w:vAlign w:val="center"/>
          </w:tcPr>
          <w:p w14:paraId="678B135F" w14:textId="77777777" w:rsidR="00692F65" w:rsidRPr="00FB19D4" w:rsidRDefault="00692F65"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361" w:type="dxa"/>
            <w:vAlign w:val="center"/>
          </w:tcPr>
          <w:p w14:paraId="5D72FF4C" w14:textId="77777777" w:rsidR="00692F65" w:rsidRPr="00FB19D4" w:rsidRDefault="00692F65"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r>
      <w:tr w:rsidR="00692F65" w:rsidRPr="00FB19D4" w14:paraId="2CD960C5" w14:textId="77777777" w:rsidTr="0033098F">
        <w:tc>
          <w:tcPr>
            <w:cnfStyle w:val="001000000000" w:firstRow="0" w:lastRow="0" w:firstColumn="1" w:lastColumn="0" w:oddVBand="0" w:evenVBand="0" w:oddHBand="0" w:evenHBand="0" w:firstRowFirstColumn="0" w:firstRowLastColumn="0" w:lastRowFirstColumn="0" w:lastRowLastColumn="0"/>
            <w:tcW w:w="2608" w:type="dxa"/>
            <w:vAlign w:val="center"/>
          </w:tcPr>
          <w:p w14:paraId="1575ABB3" w14:textId="77777777" w:rsidR="00692F65" w:rsidRPr="00FB19D4" w:rsidRDefault="00692F65" w:rsidP="00E95259">
            <w:pPr>
              <w:pStyle w:val="ListParagraph"/>
              <w:ind w:left="0"/>
              <w:rPr>
                <w:rFonts w:ascii="Roboto Condensed" w:hAnsi="Roboto Condensed"/>
                <w:b w:val="0"/>
                <w:sz w:val="21"/>
                <w:szCs w:val="21"/>
              </w:rPr>
            </w:pPr>
            <w:r w:rsidRPr="00FB19D4">
              <w:rPr>
                <w:rFonts w:ascii="Roboto Condensed" w:hAnsi="Roboto Condensed"/>
                <w:b w:val="0"/>
                <w:sz w:val="21"/>
                <w:szCs w:val="21"/>
              </w:rPr>
              <w:t>Hiring &amp; training</w:t>
            </w:r>
          </w:p>
        </w:tc>
        <w:tc>
          <w:tcPr>
            <w:tcW w:w="1361" w:type="dxa"/>
            <w:vAlign w:val="center"/>
          </w:tcPr>
          <w:p w14:paraId="5E48A3A1" w14:textId="77777777" w:rsidR="00692F65" w:rsidRPr="00FB19D4" w:rsidRDefault="00692F65"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361" w:type="dxa"/>
            <w:vAlign w:val="center"/>
          </w:tcPr>
          <w:p w14:paraId="23BA3AC5" w14:textId="77777777" w:rsidR="00692F65" w:rsidRPr="00FB19D4" w:rsidRDefault="00692F65"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361" w:type="dxa"/>
            <w:vAlign w:val="center"/>
          </w:tcPr>
          <w:p w14:paraId="3A6D64E5" w14:textId="77777777" w:rsidR="00692F65" w:rsidRPr="00FB19D4" w:rsidRDefault="00692F65"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361" w:type="dxa"/>
            <w:vAlign w:val="center"/>
          </w:tcPr>
          <w:p w14:paraId="11C46A0E" w14:textId="77777777" w:rsidR="00692F65" w:rsidRPr="00FB19D4" w:rsidRDefault="00692F65"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361" w:type="dxa"/>
            <w:vAlign w:val="center"/>
          </w:tcPr>
          <w:p w14:paraId="37254BCA" w14:textId="77777777" w:rsidR="00692F65" w:rsidRPr="00FB19D4" w:rsidRDefault="00692F65"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r>
      <w:tr w:rsidR="00692F65" w:rsidRPr="00FB19D4" w14:paraId="516D7677" w14:textId="77777777" w:rsidTr="003309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2A623DFC" w14:textId="77777777" w:rsidR="00692F65" w:rsidRPr="00FB19D4" w:rsidRDefault="00692F65" w:rsidP="00E95259">
            <w:pPr>
              <w:pStyle w:val="ListParagraph"/>
              <w:ind w:left="0"/>
              <w:rPr>
                <w:rFonts w:ascii="Roboto Condensed" w:hAnsi="Roboto Condensed"/>
                <w:b w:val="0"/>
                <w:sz w:val="21"/>
                <w:szCs w:val="21"/>
              </w:rPr>
            </w:pPr>
            <w:r w:rsidRPr="00FB19D4">
              <w:rPr>
                <w:rFonts w:ascii="Roboto Condensed" w:hAnsi="Roboto Condensed"/>
                <w:b w:val="0"/>
                <w:sz w:val="21"/>
                <w:szCs w:val="21"/>
              </w:rPr>
              <w:t>Performance monitoring</w:t>
            </w:r>
          </w:p>
        </w:tc>
        <w:tc>
          <w:tcPr>
            <w:tcW w:w="1361" w:type="dxa"/>
            <w:vAlign w:val="center"/>
          </w:tcPr>
          <w:p w14:paraId="15F0ACEA" w14:textId="77777777" w:rsidR="00692F65" w:rsidRPr="00FB19D4" w:rsidRDefault="00692F65"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361" w:type="dxa"/>
            <w:vAlign w:val="center"/>
          </w:tcPr>
          <w:p w14:paraId="4D26419B" w14:textId="77777777" w:rsidR="00692F65" w:rsidRPr="00FB19D4" w:rsidRDefault="00692F65"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361" w:type="dxa"/>
            <w:vAlign w:val="center"/>
          </w:tcPr>
          <w:p w14:paraId="4FAFC4C7" w14:textId="77777777" w:rsidR="00692F65" w:rsidRPr="00FB19D4" w:rsidRDefault="00692F65"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361" w:type="dxa"/>
            <w:vAlign w:val="center"/>
          </w:tcPr>
          <w:p w14:paraId="251CEE98" w14:textId="77777777" w:rsidR="00692F65" w:rsidRPr="00FB19D4" w:rsidRDefault="00692F65"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361" w:type="dxa"/>
            <w:vAlign w:val="center"/>
          </w:tcPr>
          <w:p w14:paraId="61FA1110" w14:textId="77777777" w:rsidR="00692F65" w:rsidRPr="00FB19D4" w:rsidRDefault="00692F65"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r>
      <w:tr w:rsidR="00162CBC" w:rsidRPr="00FB19D4" w14:paraId="0E9CA6D7" w14:textId="77777777" w:rsidTr="0033098F">
        <w:tc>
          <w:tcPr>
            <w:cnfStyle w:val="001000000000" w:firstRow="0" w:lastRow="0" w:firstColumn="1" w:lastColumn="0" w:oddVBand="0" w:evenVBand="0" w:oddHBand="0" w:evenHBand="0" w:firstRowFirstColumn="0" w:firstRowLastColumn="0" w:lastRowFirstColumn="0" w:lastRowLastColumn="0"/>
            <w:tcW w:w="2608" w:type="dxa"/>
            <w:vAlign w:val="center"/>
          </w:tcPr>
          <w:p w14:paraId="4FC8BE96" w14:textId="3CC4E223" w:rsidR="00162CBC" w:rsidRPr="00FB19D4" w:rsidRDefault="00162CBC" w:rsidP="00E95259">
            <w:pPr>
              <w:pStyle w:val="ListParagraph"/>
              <w:ind w:left="0"/>
              <w:rPr>
                <w:rFonts w:ascii="Roboto Condensed" w:hAnsi="Roboto Condensed"/>
                <w:b w:val="0"/>
                <w:sz w:val="21"/>
                <w:szCs w:val="21"/>
              </w:rPr>
            </w:pPr>
            <w:r w:rsidRPr="00FB19D4">
              <w:rPr>
                <w:rFonts w:ascii="Roboto Condensed" w:hAnsi="Roboto Condensed"/>
                <w:b w:val="0"/>
                <w:sz w:val="21"/>
                <w:szCs w:val="21"/>
              </w:rPr>
              <w:t>Technology and innovation</w:t>
            </w:r>
          </w:p>
        </w:tc>
        <w:tc>
          <w:tcPr>
            <w:tcW w:w="1361" w:type="dxa"/>
            <w:vAlign w:val="center"/>
          </w:tcPr>
          <w:p w14:paraId="63446D70" w14:textId="77777777" w:rsidR="00162CBC" w:rsidRPr="00FB19D4" w:rsidRDefault="00162CBC"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361" w:type="dxa"/>
            <w:vAlign w:val="center"/>
          </w:tcPr>
          <w:p w14:paraId="53273F92" w14:textId="77777777" w:rsidR="00162CBC" w:rsidRPr="00FB19D4" w:rsidRDefault="00162CBC"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361" w:type="dxa"/>
            <w:vAlign w:val="center"/>
          </w:tcPr>
          <w:p w14:paraId="23BEB4BC" w14:textId="77777777" w:rsidR="00162CBC" w:rsidRPr="00FB19D4" w:rsidRDefault="00162CBC"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361" w:type="dxa"/>
            <w:vAlign w:val="center"/>
          </w:tcPr>
          <w:p w14:paraId="66284AF7" w14:textId="77777777" w:rsidR="00162CBC" w:rsidRPr="00FB19D4" w:rsidRDefault="00162CBC"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361" w:type="dxa"/>
            <w:vAlign w:val="center"/>
          </w:tcPr>
          <w:p w14:paraId="32D0C830" w14:textId="77777777" w:rsidR="00162CBC" w:rsidRPr="00FB19D4" w:rsidRDefault="00162CBC"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r>
      <w:tr w:rsidR="00162CBC" w:rsidRPr="00FB19D4" w14:paraId="41ABB33E" w14:textId="77777777" w:rsidTr="003309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271C09A5" w14:textId="54F8A392" w:rsidR="00162CBC" w:rsidRPr="00FB19D4" w:rsidRDefault="00162CBC" w:rsidP="00E95259">
            <w:pPr>
              <w:pStyle w:val="ListParagraph"/>
              <w:ind w:left="0"/>
              <w:rPr>
                <w:rFonts w:ascii="Roboto Condensed" w:hAnsi="Roboto Condensed"/>
                <w:b w:val="0"/>
                <w:sz w:val="21"/>
                <w:szCs w:val="21"/>
              </w:rPr>
            </w:pPr>
            <w:r w:rsidRPr="00FB19D4">
              <w:rPr>
                <w:rFonts w:ascii="Roboto Condensed" w:hAnsi="Roboto Condensed"/>
                <w:b w:val="0"/>
                <w:sz w:val="21"/>
                <w:szCs w:val="21"/>
              </w:rPr>
              <w:t>Business growth / sales</w:t>
            </w:r>
          </w:p>
        </w:tc>
        <w:tc>
          <w:tcPr>
            <w:tcW w:w="1361" w:type="dxa"/>
            <w:vAlign w:val="center"/>
          </w:tcPr>
          <w:p w14:paraId="79AABB68" w14:textId="77777777" w:rsidR="00162CBC" w:rsidRPr="00FB19D4" w:rsidRDefault="00162CBC"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361" w:type="dxa"/>
            <w:vAlign w:val="center"/>
          </w:tcPr>
          <w:p w14:paraId="25E47507" w14:textId="77777777" w:rsidR="00162CBC" w:rsidRPr="00FB19D4" w:rsidRDefault="00162CBC"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361" w:type="dxa"/>
            <w:vAlign w:val="center"/>
          </w:tcPr>
          <w:p w14:paraId="486A44EA" w14:textId="77777777" w:rsidR="00162CBC" w:rsidRPr="00FB19D4" w:rsidRDefault="00162CBC"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361" w:type="dxa"/>
            <w:vAlign w:val="center"/>
          </w:tcPr>
          <w:p w14:paraId="2FE2A7C4" w14:textId="77777777" w:rsidR="00162CBC" w:rsidRPr="00FB19D4" w:rsidRDefault="00162CBC"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361" w:type="dxa"/>
            <w:vAlign w:val="center"/>
          </w:tcPr>
          <w:p w14:paraId="254ACD1E" w14:textId="77777777" w:rsidR="00162CBC" w:rsidRPr="00FB19D4" w:rsidRDefault="00162CBC"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r>
    </w:tbl>
    <w:p w14:paraId="6F66A365" w14:textId="5632C6C1" w:rsidR="00692F65" w:rsidRDefault="00692F65" w:rsidP="00E95259">
      <w:pPr>
        <w:spacing w:after="0" w:line="240" w:lineRule="auto"/>
        <w:rPr>
          <w:rFonts w:asciiTheme="minorHAnsi" w:hAnsiTheme="minorHAnsi"/>
          <w:sz w:val="21"/>
          <w:szCs w:val="21"/>
        </w:rPr>
      </w:pPr>
    </w:p>
    <w:p w14:paraId="74FFCB54" w14:textId="24F4F50F" w:rsidR="00F77800" w:rsidRDefault="00F77800" w:rsidP="00F77800">
      <w:pPr>
        <w:pStyle w:val="ListParagraph"/>
        <w:numPr>
          <w:ilvl w:val="0"/>
          <w:numId w:val="6"/>
        </w:numPr>
        <w:spacing w:after="0" w:line="240" w:lineRule="auto"/>
        <w:rPr>
          <w:sz w:val="21"/>
          <w:szCs w:val="21"/>
        </w:rPr>
      </w:pPr>
      <w:r>
        <w:rPr>
          <w:sz w:val="21"/>
          <w:szCs w:val="21"/>
        </w:rPr>
        <w:t>Compared to pre-COVID, how much time are you spending now on strategy/strategic planning for your business?</w:t>
      </w:r>
    </w:p>
    <w:p w14:paraId="6469F772" w14:textId="6FC8107C" w:rsidR="00F77800" w:rsidRDefault="00F77800" w:rsidP="00F77800">
      <w:pPr>
        <w:pStyle w:val="ListParagraph"/>
        <w:numPr>
          <w:ilvl w:val="0"/>
          <w:numId w:val="53"/>
        </w:numPr>
        <w:spacing w:after="0" w:line="240" w:lineRule="auto"/>
        <w:rPr>
          <w:sz w:val="21"/>
          <w:szCs w:val="21"/>
        </w:rPr>
      </w:pPr>
      <w:r>
        <w:rPr>
          <w:sz w:val="21"/>
          <w:szCs w:val="21"/>
        </w:rPr>
        <w:t>Much more time now</w:t>
      </w:r>
    </w:p>
    <w:p w14:paraId="692D4F5E" w14:textId="520E425D" w:rsidR="00F77800" w:rsidRDefault="00F77800" w:rsidP="00F77800">
      <w:pPr>
        <w:pStyle w:val="ListParagraph"/>
        <w:numPr>
          <w:ilvl w:val="0"/>
          <w:numId w:val="53"/>
        </w:numPr>
        <w:spacing w:after="0" w:line="240" w:lineRule="auto"/>
        <w:rPr>
          <w:sz w:val="21"/>
          <w:szCs w:val="21"/>
        </w:rPr>
      </w:pPr>
      <w:r>
        <w:rPr>
          <w:sz w:val="21"/>
          <w:szCs w:val="21"/>
        </w:rPr>
        <w:t>More time now</w:t>
      </w:r>
    </w:p>
    <w:p w14:paraId="0814B8FD" w14:textId="77373333" w:rsidR="00F77800" w:rsidRDefault="00F77800" w:rsidP="00F77800">
      <w:pPr>
        <w:pStyle w:val="ListParagraph"/>
        <w:numPr>
          <w:ilvl w:val="0"/>
          <w:numId w:val="53"/>
        </w:numPr>
        <w:spacing w:after="0" w:line="240" w:lineRule="auto"/>
        <w:rPr>
          <w:sz w:val="21"/>
          <w:szCs w:val="21"/>
        </w:rPr>
      </w:pPr>
      <w:r>
        <w:rPr>
          <w:sz w:val="21"/>
          <w:szCs w:val="21"/>
        </w:rPr>
        <w:t>About the same</w:t>
      </w:r>
    </w:p>
    <w:p w14:paraId="1BB427B0" w14:textId="6FCE1CB4" w:rsidR="00F77800" w:rsidRDefault="00F77800" w:rsidP="00F77800">
      <w:pPr>
        <w:pStyle w:val="ListParagraph"/>
        <w:numPr>
          <w:ilvl w:val="0"/>
          <w:numId w:val="53"/>
        </w:numPr>
        <w:spacing w:after="0" w:line="240" w:lineRule="auto"/>
        <w:rPr>
          <w:sz w:val="21"/>
          <w:szCs w:val="21"/>
        </w:rPr>
      </w:pPr>
      <w:r>
        <w:rPr>
          <w:sz w:val="21"/>
          <w:szCs w:val="21"/>
        </w:rPr>
        <w:t>Less time now</w:t>
      </w:r>
    </w:p>
    <w:p w14:paraId="34655839" w14:textId="1FFFE6F7" w:rsidR="00F77800" w:rsidRDefault="00F77800" w:rsidP="00F77800">
      <w:pPr>
        <w:pStyle w:val="ListParagraph"/>
        <w:numPr>
          <w:ilvl w:val="0"/>
          <w:numId w:val="53"/>
        </w:numPr>
        <w:spacing w:after="0" w:line="240" w:lineRule="auto"/>
        <w:rPr>
          <w:sz w:val="21"/>
          <w:szCs w:val="21"/>
        </w:rPr>
      </w:pPr>
      <w:r>
        <w:rPr>
          <w:sz w:val="21"/>
          <w:szCs w:val="21"/>
        </w:rPr>
        <w:t>Much less time now</w:t>
      </w:r>
    </w:p>
    <w:p w14:paraId="374C64D4" w14:textId="11FC73BD" w:rsidR="00F77800" w:rsidRDefault="00F77800" w:rsidP="00F77800">
      <w:pPr>
        <w:pStyle w:val="ListParagraph"/>
        <w:numPr>
          <w:ilvl w:val="0"/>
          <w:numId w:val="53"/>
        </w:numPr>
        <w:spacing w:after="0" w:line="240" w:lineRule="auto"/>
        <w:rPr>
          <w:sz w:val="21"/>
          <w:szCs w:val="21"/>
        </w:rPr>
      </w:pPr>
      <w:r>
        <w:rPr>
          <w:sz w:val="21"/>
          <w:szCs w:val="21"/>
        </w:rPr>
        <w:t>Not applicable – have never spent time on strategy/strategic planning</w:t>
      </w:r>
    </w:p>
    <w:p w14:paraId="1CF0DDFF" w14:textId="4D05FF30" w:rsidR="00F77800" w:rsidRPr="00F77800" w:rsidRDefault="00F77800" w:rsidP="00F77800">
      <w:pPr>
        <w:pStyle w:val="ListParagraph"/>
        <w:numPr>
          <w:ilvl w:val="0"/>
          <w:numId w:val="53"/>
        </w:numPr>
        <w:spacing w:after="0" w:line="240" w:lineRule="auto"/>
        <w:rPr>
          <w:sz w:val="21"/>
          <w:szCs w:val="21"/>
        </w:rPr>
      </w:pPr>
      <w:r>
        <w:rPr>
          <w:sz w:val="21"/>
          <w:szCs w:val="21"/>
        </w:rPr>
        <w:t>Not sure</w:t>
      </w:r>
    </w:p>
    <w:p w14:paraId="6751097D" w14:textId="77777777" w:rsidR="00F77800" w:rsidRDefault="00F77800" w:rsidP="00E95259">
      <w:pPr>
        <w:spacing w:after="0" w:line="240" w:lineRule="auto"/>
        <w:rPr>
          <w:rFonts w:asciiTheme="minorHAnsi" w:hAnsiTheme="minorHAnsi"/>
          <w:sz w:val="21"/>
          <w:szCs w:val="21"/>
        </w:rPr>
      </w:pPr>
    </w:p>
    <w:p w14:paraId="06C630D3" w14:textId="641E3D2B" w:rsidR="00B5638D" w:rsidRPr="00FB19D4" w:rsidRDefault="005A0D0D" w:rsidP="00F84DC2">
      <w:pPr>
        <w:pStyle w:val="ListParagraph"/>
        <w:numPr>
          <w:ilvl w:val="0"/>
          <w:numId w:val="6"/>
        </w:numPr>
        <w:spacing w:after="0" w:line="240" w:lineRule="auto"/>
        <w:rPr>
          <w:sz w:val="21"/>
          <w:szCs w:val="21"/>
        </w:rPr>
      </w:pPr>
      <w:r>
        <w:rPr>
          <w:sz w:val="21"/>
          <w:szCs w:val="21"/>
        </w:rPr>
        <w:t>H</w:t>
      </w:r>
      <w:r w:rsidR="00B5638D" w:rsidRPr="00FB19D4">
        <w:rPr>
          <w:sz w:val="21"/>
          <w:szCs w:val="21"/>
        </w:rPr>
        <w:t xml:space="preserve">ow are your business operations </w:t>
      </w:r>
      <w:r w:rsidR="00B5638D" w:rsidRPr="00BD3FBA">
        <w:rPr>
          <w:b/>
          <w:bCs/>
          <w:sz w:val="21"/>
          <w:szCs w:val="21"/>
        </w:rPr>
        <w:t>currently</w:t>
      </w:r>
      <w:r w:rsidR="00B5638D" w:rsidRPr="00FB19D4">
        <w:rPr>
          <w:sz w:val="21"/>
          <w:szCs w:val="21"/>
        </w:rPr>
        <w:t xml:space="preserve"> being financed? </w:t>
      </w:r>
      <w:r w:rsidR="00B5638D" w:rsidRPr="00FB19D4">
        <w:rPr>
          <w:b/>
          <w:sz w:val="21"/>
          <w:szCs w:val="21"/>
        </w:rPr>
        <w:t>[SELECT ALL THAT APPLY]</w:t>
      </w:r>
    </w:p>
    <w:p w14:paraId="7C4BCB6A" w14:textId="036155B4" w:rsidR="00B5638D" w:rsidRPr="00FB19D4" w:rsidRDefault="000509D9" w:rsidP="00F84DC2">
      <w:pPr>
        <w:pStyle w:val="ListParagraph"/>
        <w:numPr>
          <w:ilvl w:val="0"/>
          <w:numId w:val="1"/>
        </w:numPr>
        <w:spacing w:after="0" w:line="240" w:lineRule="auto"/>
        <w:rPr>
          <w:sz w:val="21"/>
          <w:szCs w:val="21"/>
        </w:rPr>
      </w:pPr>
      <w:r w:rsidRPr="00FB19D4">
        <w:rPr>
          <w:sz w:val="21"/>
          <w:szCs w:val="21"/>
        </w:rPr>
        <w:t>E</w:t>
      </w:r>
      <w:r w:rsidR="00052A79" w:rsidRPr="00FB19D4">
        <w:rPr>
          <w:sz w:val="21"/>
          <w:szCs w:val="21"/>
        </w:rPr>
        <w:t xml:space="preserve">xisting </w:t>
      </w:r>
      <w:r w:rsidR="00B5638D" w:rsidRPr="00FB19D4">
        <w:rPr>
          <w:sz w:val="21"/>
          <w:szCs w:val="21"/>
        </w:rPr>
        <w:t>cash flow</w:t>
      </w:r>
    </w:p>
    <w:p w14:paraId="02C7ADA1" w14:textId="67AFC2F7" w:rsidR="00B5638D" w:rsidRDefault="00E96017" w:rsidP="00F84DC2">
      <w:pPr>
        <w:pStyle w:val="ListParagraph"/>
        <w:numPr>
          <w:ilvl w:val="0"/>
          <w:numId w:val="1"/>
        </w:numPr>
        <w:spacing w:after="0" w:line="240" w:lineRule="auto"/>
        <w:rPr>
          <w:sz w:val="21"/>
          <w:szCs w:val="21"/>
        </w:rPr>
      </w:pPr>
      <w:r>
        <w:rPr>
          <w:sz w:val="21"/>
          <w:szCs w:val="21"/>
        </w:rPr>
        <w:t>Business l</w:t>
      </w:r>
      <w:r w:rsidR="00B5638D" w:rsidRPr="00FB19D4">
        <w:rPr>
          <w:sz w:val="21"/>
          <w:szCs w:val="21"/>
        </w:rPr>
        <w:t>ine of credit</w:t>
      </w:r>
    </w:p>
    <w:p w14:paraId="5AE37ECD" w14:textId="2A729293" w:rsidR="00E96017" w:rsidRPr="00FB19D4" w:rsidRDefault="00E96017" w:rsidP="00F84DC2">
      <w:pPr>
        <w:pStyle w:val="ListParagraph"/>
        <w:numPr>
          <w:ilvl w:val="0"/>
          <w:numId w:val="1"/>
        </w:numPr>
        <w:spacing w:after="0" w:line="240" w:lineRule="auto"/>
        <w:rPr>
          <w:sz w:val="21"/>
          <w:szCs w:val="21"/>
        </w:rPr>
      </w:pPr>
      <w:r>
        <w:rPr>
          <w:sz w:val="21"/>
          <w:szCs w:val="21"/>
        </w:rPr>
        <w:t>Personal line of credit</w:t>
      </w:r>
    </w:p>
    <w:p w14:paraId="415CA060" w14:textId="77777777" w:rsidR="00B5638D" w:rsidRPr="00FB19D4" w:rsidRDefault="00B5638D" w:rsidP="00F84DC2">
      <w:pPr>
        <w:pStyle w:val="ListParagraph"/>
        <w:numPr>
          <w:ilvl w:val="0"/>
          <w:numId w:val="1"/>
        </w:numPr>
        <w:spacing w:after="0" w:line="240" w:lineRule="auto"/>
        <w:rPr>
          <w:sz w:val="21"/>
          <w:szCs w:val="21"/>
        </w:rPr>
      </w:pPr>
      <w:r w:rsidRPr="00FB19D4">
        <w:rPr>
          <w:sz w:val="21"/>
          <w:szCs w:val="21"/>
        </w:rPr>
        <w:t>Private debt instruments</w:t>
      </w:r>
    </w:p>
    <w:p w14:paraId="19816722" w14:textId="5CD75FCF" w:rsidR="00B5638D" w:rsidRDefault="00B5638D" w:rsidP="00F84DC2">
      <w:pPr>
        <w:pStyle w:val="ListParagraph"/>
        <w:numPr>
          <w:ilvl w:val="0"/>
          <w:numId w:val="1"/>
        </w:numPr>
        <w:spacing w:after="0" w:line="240" w:lineRule="auto"/>
        <w:rPr>
          <w:sz w:val="21"/>
          <w:szCs w:val="21"/>
        </w:rPr>
      </w:pPr>
      <w:r w:rsidRPr="00FB19D4">
        <w:rPr>
          <w:sz w:val="21"/>
          <w:szCs w:val="21"/>
        </w:rPr>
        <w:t>Personal Loan</w:t>
      </w:r>
      <w:r w:rsidR="00B338E0">
        <w:rPr>
          <w:sz w:val="21"/>
          <w:szCs w:val="21"/>
        </w:rPr>
        <w:t>(s)</w:t>
      </w:r>
    </w:p>
    <w:p w14:paraId="0AFAA610" w14:textId="550D7AA8" w:rsidR="00E96017" w:rsidRDefault="00E96017" w:rsidP="00F84DC2">
      <w:pPr>
        <w:pStyle w:val="ListParagraph"/>
        <w:numPr>
          <w:ilvl w:val="0"/>
          <w:numId w:val="1"/>
        </w:numPr>
        <w:spacing w:after="0" w:line="240" w:lineRule="auto"/>
        <w:rPr>
          <w:sz w:val="21"/>
          <w:szCs w:val="21"/>
        </w:rPr>
      </w:pPr>
      <w:r>
        <w:rPr>
          <w:sz w:val="21"/>
          <w:szCs w:val="21"/>
        </w:rPr>
        <w:t>Commercial (or business) loan</w:t>
      </w:r>
      <w:r w:rsidR="00B338E0">
        <w:rPr>
          <w:sz w:val="21"/>
          <w:szCs w:val="21"/>
        </w:rPr>
        <w:t>(s)</w:t>
      </w:r>
    </w:p>
    <w:p w14:paraId="79207B23" w14:textId="070D2E76" w:rsidR="00E96017" w:rsidRDefault="00E96017" w:rsidP="00F84DC2">
      <w:pPr>
        <w:pStyle w:val="ListParagraph"/>
        <w:numPr>
          <w:ilvl w:val="0"/>
          <w:numId w:val="1"/>
        </w:numPr>
        <w:spacing w:after="0" w:line="240" w:lineRule="auto"/>
        <w:rPr>
          <w:sz w:val="21"/>
          <w:szCs w:val="21"/>
        </w:rPr>
      </w:pPr>
      <w:r>
        <w:rPr>
          <w:sz w:val="21"/>
          <w:szCs w:val="21"/>
        </w:rPr>
        <w:t>Personal mortgage</w:t>
      </w:r>
    </w:p>
    <w:p w14:paraId="1FBC1054" w14:textId="6FE238F7" w:rsidR="00E96017" w:rsidRPr="00FB19D4" w:rsidRDefault="00E96017" w:rsidP="00F84DC2">
      <w:pPr>
        <w:pStyle w:val="ListParagraph"/>
        <w:numPr>
          <w:ilvl w:val="0"/>
          <w:numId w:val="1"/>
        </w:numPr>
        <w:spacing w:after="0" w:line="240" w:lineRule="auto"/>
        <w:rPr>
          <w:sz w:val="21"/>
          <w:szCs w:val="21"/>
        </w:rPr>
      </w:pPr>
      <w:r>
        <w:rPr>
          <w:sz w:val="21"/>
          <w:szCs w:val="21"/>
        </w:rPr>
        <w:t>Commercial (or business) mortgage</w:t>
      </w:r>
    </w:p>
    <w:p w14:paraId="41AEADCA" w14:textId="5EAB9316" w:rsidR="00635717" w:rsidRPr="00FB19D4" w:rsidRDefault="00635717" w:rsidP="00F84DC2">
      <w:pPr>
        <w:pStyle w:val="ListParagraph"/>
        <w:numPr>
          <w:ilvl w:val="0"/>
          <w:numId w:val="1"/>
        </w:numPr>
        <w:spacing w:after="0" w:line="240" w:lineRule="auto"/>
        <w:rPr>
          <w:sz w:val="21"/>
          <w:szCs w:val="21"/>
        </w:rPr>
      </w:pPr>
      <w:r w:rsidRPr="00FB19D4">
        <w:rPr>
          <w:sz w:val="21"/>
          <w:szCs w:val="21"/>
        </w:rPr>
        <w:t>Secured loan</w:t>
      </w:r>
      <w:r w:rsidR="00B338E0">
        <w:rPr>
          <w:sz w:val="21"/>
          <w:szCs w:val="21"/>
        </w:rPr>
        <w:t>(</w:t>
      </w:r>
      <w:r w:rsidRPr="00FB19D4">
        <w:rPr>
          <w:sz w:val="21"/>
          <w:szCs w:val="21"/>
        </w:rPr>
        <w:t>s</w:t>
      </w:r>
      <w:r w:rsidR="00B338E0">
        <w:rPr>
          <w:sz w:val="21"/>
          <w:szCs w:val="21"/>
        </w:rPr>
        <w:t>)</w:t>
      </w:r>
    </w:p>
    <w:p w14:paraId="240D9654" w14:textId="025E292D" w:rsidR="00635717" w:rsidRPr="00FB19D4" w:rsidRDefault="00635717" w:rsidP="00F84DC2">
      <w:pPr>
        <w:pStyle w:val="ListParagraph"/>
        <w:numPr>
          <w:ilvl w:val="0"/>
          <w:numId w:val="1"/>
        </w:numPr>
        <w:spacing w:after="0" w:line="240" w:lineRule="auto"/>
        <w:rPr>
          <w:sz w:val="21"/>
          <w:szCs w:val="21"/>
        </w:rPr>
      </w:pPr>
      <w:r w:rsidRPr="00FB19D4">
        <w:rPr>
          <w:sz w:val="21"/>
          <w:szCs w:val="21"/>
        </w:rPr>
        <w:t>Capital/financing lease</w:t>
      </w:r>
      <w:r w:rsidR="00B338E0">
        <w:rPr>
          <w:sz w:val="21"/>
          <w:szCs w:val="21"/>
        </w:rPr>
        <w:t>(</w:t>
      </w:r>
      <w:r w:rsidRPr="00FB19D4">
        <w:rPr>
          <w:sz w:val="21"/>
          <w:szCs w:val="21"/>
        </w:rPr>
        <w:t>s</w:t>
      </w:r>
      <w:r w:rsidR="00B338E0">
        <w:rPr>
          <w:sz w:val="21"/>
          <w:szCs w:val="21"/>
        </w:rPr>
        <w:t>)</w:t>
      </w:r>
    </w:p>
    <w:p w14:paraId="548CB87A" w14:textId="22E9A103" w:rsidR="00635717" w:rsidRPr="00FB19D4" w:rsidRDefault="00885617" w:rsidP="00F84DC2">
      <w:pPr>
        <w:pStyle w:val="ListParagraph"/>
        <w:numPr>
          <w:ilvl w:val="0"/>
          <w:numId w:val="1"/>
        </w:numPr>
        <w:spacing w:after="0" w:line="240" w:lineRule="auto"/>
        <w:rPr>
          <w:sz w:val="21"/>
          <w:szCs w:val="21"/>
        </w:rPr>
      </w:pPr>
      <w:r w:rsidRPr="00FB19D4">
        <w:rPr>
          <w:sz w:val="21"/>
          <w:szCs w:val="21"/>
        </w:rPr>
        <w:t>Operating lease</w:t>
      </w:r>
      <w:r w:rsidR="00B338E0">
        <w:rPr>
          <w:sz w:val="21"/>
          <w:szCs w:val="21"/>
        </w:rPr>
        <w:t>(</w:t>
      </w:r>
      <w:ins w:id="0" w:author="Becky Trezise" w:date="2020-06-17T11:51:00Z">
        <w:r w:rsidR="006938F0">
          <w:rPr>
            <w:sz w:val="21"/>
            <w:szCs w:val="21"/>
          </w:rPr>
          <w:t>s</w:t>
        </w:r>
      </w:ins>
      <w:r w:rsidR="00B338E0">
        <w:rPr>
          <w:sz w:val="21"/>
          <w:szCs w:val="21"/>
        </w:rPr>
        <w:t>)</w:t>
      </w:r>
    </w:p>
    <w:p w14:paraId="34CE1877" w14:textId="48BE987B" w:rsidR="00E96017" w:rsidRDefault="00E96017" w:rsidP="00F84DC2">
      <w:pPr>
        <w:pStyle w:val="ListParagraph"/>
        <w:numPr>
          <w:ilvl w:val="0"/>
          <w:numId w:val="1"/>
        </w:numPr>
        <w:spacing w:after="0" w:line="240" w:lineRule="auto"/>
        <w:rPr>
          <w:sz w:val="21"/>
          <w:szCs w:val="21"/>
        </w:rPr>
      </w:pPr>
      <w:r>
        <w:rPr>
          <w:sz w:val="21"/>
          <w:szCs w:val="21"/>
        </w:rPr>
        <w:t>Personal c</w:t>
      </w:r>
      <w:r w:rsidR="00635717" w:rsidRPr="00FB19D4">
        <w:rPr>
          <w:sz w:val="21"/>
          <w:szCs w:val="21"/>
        </w:rPr>
        <w:t>redit card</w:t>
      </w:r>
      <w:r w:rsidR="00B338E0">
        <w:rPr>
          <w:sz w:val="21"/>
          <w:szCs w:val="21"/>
        </w:rPr>
        <w:t>(s)</w:t>
      </w:r>
    </w:p>
    <w:p w14:paraId="618A14BF" w14:textId="52EC77C1" w:rsidR="00635717" w:rsidRPr="00FB19D4" w:rsidRDefault="00E96017" w:rsidP="00F84DC2">
      <w:pPr>
        <w:pStyle w:val="ListParagraph"/>
        <w:numPr>
          <w:ilvl w:val="0"/>
          <w:numId w:val="1"/>
        </w:numPr>
        <w:spacing w:after="0" w:line="240" w:lineRule="auto"/>
        <w:rPr>
          <w:sz w:val="21"/>
          <w:szCs w:val="21"/>
        </w:rPr>
      </w:pPr>
      <w:r>
        <w:rPr>
          <w:sz w:val="21"/>
          <w:szCs w:val="21"/>
        </w:rPr>
        <w:t>Business credit card</w:t>
      </w:r>
      <w:r w:rsidR="00B338E0">
        <w:rPr>
          <w:sz w:val="21"/>
          <w:szCs w:val="21"/>
        </w:rPr>
        <w:t>(s)</w:t>
      </w:r>
    </w:p>
    <w:p w14:paraId="145E4F2F" w14:textId="77777777" w:rsidR="00B5638D" w:rsidRPr="00FB19D4" w:rsidRDefault="00B5638D" w:rsidP="00F84DC2">
      <w:pPr>
        <w:pStyle w:val="ListParagraph"/>
        <w:numPr>
          <w:ilvl w:val="0"/>
          <w:numId w:val="1"/>
        </w:numPr>
        <w:spacing w:after="0" w:line="240" w:lineRule="auto"/>
        <w:rPr>
          <w:sz w:val="21"/>
          <w:szCs w:val="21"/>
        </w:rPr>
      </w:pPr>
      <w:r w:rsidRPr="00FB19D4">
        <w:rPr>
          <w:sz w:val="21"/>
          <w:szCs w:val="21"/>
        </w:rPr>
        <w:t>Other, please specify: ________________________________________________</w:t>
      </w:r>
    </w:p>
    <w:p w14:paraId="01106AA9" w14:textId="77777777" w:rsidR="00B5638D" w:rsidRPr="00FB19D4" w:rsidRDefault="00B5638D" w:rsidP="00F84DC2">
      <w:pPr>
        <w:pStyle w:val="ListParagraph"/>
        <w:numPr>
          <w:ilvl w:val="0"/>
          <w:numId w:val="1"/>
        </w:numPr>
        <w:spacing w:after="0" w:line="240" w:lineRule="auto"/>
        <w:rPr>
          <w:sz w:val="21"/>
          <w:szCs w:val="21"/>
        </w:rPr>
      </w:pPr>
      <w:r w:rsidRPr="00FB19D4">
        <w:rPr>
          <w:sz w:val="21"/>
          <w:szCs w:val="21"/>
        </w:rPr>
        <w:t>Not sure</w:t>
      </w:r>
    </w:p>
    <w:p w14:paraId="6DD88BCA" w14:textId="77777777" w:rsidR="00B5638D" w:rsidRPr="00FB19D4" w:rsidRDefault="00B5638D" w:rsidP="00F84DC2">
      <w:pPr>
        <w:pStyle w:val="ListParagraph"/>
        <w:numPr>
          <w:ilvl w:val="0"/>
          <w:numId w:val="1"/>
        </w:numPr>
        <w:spacing w:after="0" w:line="240" w:lineRule="auto"/>
        <w:rPr>
          <w:sz w:val="21"/>
          <w:szCs w:val="21"/>
        </w:rPr>
      </w:pPr>
      <w:r w:rsidRPr="00FB19D4">
        <w:rPr>
          <w:sz w:val="21"/>
          <w:szCs w:val="21"/>
        </w:rPr>
        <w:t>Prefer not to respond</w:t>
      </w:r>
    </w:p>
    <w:p w14:paraId="2777BFA5" w14:textId="43F679D3" w:rsidR="00B5638D" w:rsidRDefault="00B5638D" w:rsidP="00E95259">
      <w:pPr>
        <w:spacing w:after="0" w:line="240" w:lineRule="auto"/>
        <w:rPr>
          <w:rFonts w:asciiTheme="minorHAnsi" w:hAnsiTheme="minorHAnsi"/>
          <w:sz w:val="21"/>
          <w:szCs w:val="21"/>
        </w:rPr>
      </w:pPr>
    </w:p>
    <w:p w14:paraId="44E2D171" w14:textId="771D950D" w:rsidR="0084789A" w:rsidRPr="00FB19D4" w:rsidRDefault="0084789A" w:rsidP="0084789A">
      <w:pPr>
        <w:pStyle w:val="ListParagraph"/>
        <w:numPr>
          <w:ilvl w:val="0"/>
          <w:numId w:val="6"/>
        </w:numPr>
        <w:spacing w:after="0" w:line="240" w:lineRule="auto"/>
        <w:rPr>
          <w:sz w:val="21"/>
          <w:szCs w:val="21"/>
        </w:rPr>
      </w:pPr>
      <w:r>
        <w:rPr>
          <w:sz w:val="21"/>
          <w:szCs w:val="21"/>
        </w:rPr>
        <w:t xml:space="preserve">What, if anything, has changed in how your business operations are currently being </w:t>
      </w:r>
      <w:r w:rsidR="00716E7D">
        <w:rPr>
          <w:sz w:val="21"/>
          <w:szCs w:val="21"/>
        </w:rPr>
        <w:t xml:space="preserve">financed </w:t>
      </w:r>
      <w:proofErr w:type="gramStart"/>
      <w:r w:rsidR="0082502F">
        <w:rPr>
          <w:sz w:val="21"/>
          <w:szCs w:val="21"/>
        </w:rPr>
        <w:t>as a result of</w:t>
      </w:r>
      <w:proofErr w:type="gramEnd"/>
      <w:r>
        <w:rPr>
          <w:sz w:val="21"/>
          <w:szCs w:val="21"/>
        </w:rPr>
        <w:t xml:space="preserve"> COVID-19?</w:t>
      </w:r>
    </w:p>
    <w:p w14:paraId="4C89A3C2" w14:textId="77777777" w:rsidR="0084789A" w:rsidRPr="00FB19D4" w:rsidRDefault="0084789A" w:rsidP="0084789A">
      <w:pPr>
        <w:spacing w:after="0" w:line="240" w:lineRule="auto"/>
        <w:rPr>
          <w:rFonts w:asciiTheme="minorHAnsi" w:hAnsiTheme="minorHAnsi"/>
          <w:sz w:val="21"/>
          <w:szCs w:val="21"/>
        </w:rPr>
      </w:pPr>
      <w:r w:rsidRPr="00FB19D4">
        <w:rPr>
          <w:sz w:val="21"/>
          <w:szCs w:val="21"/>
        </w:rPr>
        <w:t>________________________________________________________________________________________________________________________________________________________________________________________________________________________________________________________</w:t>
      </w:r>
    </w:p>
    <w:p w14:paraId="0815BC3B" w14:textId="2BB54DE7" w:rsidR="0084789A" w:rsidRPr="0084789A" w:rsidRDefault="0084789A" w:rsidP="0084789A">
      <w:pPr>
        <w:pStyle w:val="ListParagraph"/>
        <w:numPr>
          <w:ilvl w:val="0"/>
          <w:numId w:val="42"/>
        </w:numPr>
        <w:spacing w:after="0" w:line="240" w:lineRule="auto"/>
        <w:rPr>
          <w:sz w:val="21"/>
          <w:szCs w:val="21"/>
        </w:rPr>
      </w:pPr>
      <w:r>
        <w:rPr>
          <w:sz w:val="21"/>
          <w:szCs w:val="21"/>
        </w:rPr>
        <w:t>Nothing has changed in terms of financing the business</w:t>
      </w:r>
      <w:r w:rsidR="004013DE">
        <w:rPr>
          <w:sz w:val="21"/>
          <w:szCs w:val="21"/>
        </w:rPr>
        <w:t xml:space="preserve"> as a result of COVID-19</w:t>
      </w:r>
    </w:p>
    <w:p w14:paraId="20E032C7" w14:textId="6DC5C67E" w:rsidR="00037561" w:rsidRDefault="00037561" w:rsidP="00E95259">
      <w:pPr>
        <w:spacing w:after="0" w:line="240" w:lineRule="auto"/>
        <w:rPr>
          <w:rFonts w:asciiTheme="minorHAnsi" w:hAnsiTheme="minorHAnsi"/>
          <w:sz w:val="21"/>
          <w:szCs w:val="21"/>
        </w:rPr>
      </w:pPr>
    </w:p>
    <w:p w14:paraId="0077AE00" w14:textId="2833FEE1" w:rsidR="00037561" w:rsidRDefault="00037561" w:rsidP="00037561">
      <w:pPr>
        <w:pStyle w:val="ListParagraph"/>
        <w:numPr>
          <w:ilvl w:val="0"/>
          <w:numId w:val="6"/>
        </w:numPr>
        <w:spacing w:after="0" w:line="240" w:lineRule="auto"/>
        <w:rPr>
          <w:sz w:val="21"/>
          <w:szCs w:val="21"/>
        </w:rPr>
      </w:pPr>
      <w:r w:rsidRPr="00BD3FBA">
        <w:rPr>
          <w:sz w:val="21"/>
          <w:szCs w:val="21"/>
        </w:rPr>
        <w:t xml:space="preserve">Have you taken advantage of any </w:t>
      </w:r>
      <w:r w:rsidRPr="00E63DCD">
        <w:rPr>
          <w:b/>
          <w:bCs/>
          <w:sz w:val="21"/>
          <w:szCs w:val="21"/>
        </w:rPr>
        <w:t xml:space="preserve">government </w:t>
      </w:r>
      <w:r>
        <w:rPr>
          <w:b/>
          <w:bCs/>
          <w:sz w:val="21"/>
          <w:szCs w:val="21"/>
        </w:rPr>
        <w:t>emergency financing and</w:t>
      </w:r>
      <w:r w:rsidR="00111D3B">
        <w:rPr>
          <w:b/>
          <w:bCs/>
          <w:sz w:val="21"/>
          <w:szCs w:val="21"/>
        </w:rPr>
        <w:t>/or</w:t>
      </w:r>
      <w:r>
        <w:rPr>
          <w:b/>
          <w:bCs/>
          <w:sz w:val="21"/>
          <w:szCs w:val="21"/>
        </w:rPr>
        <w:t xml:space="preserve"> </w:t>
      </w:r>
      <w:r w:rsidRPr="00E63DCD">
        <w:rPr>
          <w:b/>
          <w:bCs/>
          <w:sz w:val="21"/>
          <w:szCs w:val="21"/>
        </w:rPr>
        <w:t>subsidy</w:t>
      </w:r>
      <w:r w:rsidRPr="00BD3FBA">
        <w:rPr>
          <w:sz w:val="21"/>
          <w:szCs w:val="21"/>
        </w:rPr>
        <w:t xml:space="preserve"> programs</w:t>
      </w:r>
      <w:r>
        <w:rPr>
          <w:sz w:val="21"/>
          <w:szCs w:val="21"/>
        </w:rPr>
        <w:t xml:space="preserve"> </w:t>
      </w:r>
      <w:r w:rsidRPr="00BD3FBA">
        <w:rPr>
          <w:sz w:val="21"/>
          <w:szCs w:val="21"/>
        </w:rPr>
        <w:t>for your business</w:t>
      </w:r>
      <w:r>
        <w:rPr>
          <w:sz w:val="21"/>
          <w:szCs w:val="21"/>
        </w:rPr>
        <w:t xml:space="preserve"> that have been offered </w:t>
      </w:r>
      <w:proofErr w:type="gramStart"/>
      <w:r>
        <w:rPr>
          <w:sz w:val="21"/>
          <w:szCs w:val="21"/>
        </w:rPr>
        <w:t>as a result of</w:t>
      </w:r>
      <w:proofErr w:type="gramEnd"/>
      <w:r>
        <w:rPr>
          <w:sz w:val="21"/>
          <w:szCs w:val="21"/>
        </w:rPr>
        <w:t xml:space="preserve"> COVID-19</w:t>
      </w:r>
      <w:r w:rsidRPr="00BD3FBA">
        <w:rPr>
          <w:sz w:val="21"/>
          <w:szCs w:val="21"/>
        </w:rPr>
        <w:t>?</w:t>
      </w:r>
      <w:r>
        <w:rPr>
          <w:sz w:val="21"/>
          <w:szCs w:val="21"/>
        </w:rPr>
        <w:t xml:space="preserve"> </w:t>
      </w:r>
    </w:p>
    <w:p w14:paraId="0534BD3D" w14:textId="2DC883DE" w:rsidR="00037561" w:rsidRPr="00037561" w:rsidRDefault="00037561" w:rsidP="00037561">
      <w:pPr>
        <w:pStyle w:val="ListParagraph"/>
        <w:spacing w:after="0" w:line="240" w:lineRule="auto"/>
        <w:ind w:left="360"/>
        <w:rPr>
          <w:b/>
          <w:bCs/>
          <w:sz w:val="21"/>
          <w:szCs w:val="21"/>
        </w:rPr>
      </w:pPr>
      <w:r w:rsidRPr="00037561">
        <w:rPr>
          <w:b/>
          <w:bCs/>
          <w:sz w:val="21"/>
          <w:szCs w:val="21"/>
        </w:rPr>
        <w:t>[CHECK ALL THAT APPLY]</w:t>
      </w:r>
    </w:p>
    <w:p w14:paraId="534C75FF" w14:textId="0571D826" w:rsidR="00037561" w:rsidRDefault="00037561" w:rsidP="00037561">
      <w:pPr>
        <w:numPr>
          <w:ilvl w:val="0"/>
          <w:numId w:val="40"/>
        </w:numPr>
        <w:spacing w:after="0" w:line="240" w:lineRule="auto"/>
        <w:rPr>
          <w:rFonts w:asciiTheme="minorHAnsi" w:hAnsiTheme="minorHAnsi"/>
          <w:sz w:val="21"/>
          <w:szCs w:val="21"/>
        </w:rPr>
      </w:pPr>
      <w:r w:rsidRPr="00BD3FBA">
        <w:rPr>
          <w:rFonts w:asciiTheme="minorHAnsi" w:hAnsiTheme="minorHAnsi"/>
          <w:sz w:val="21"/>
          <w:szCs w:val="21"/>
        </w:rPr>
        <w:t>Yes</w:t>
      </w:r>
      <w:r>
        <w:rPr>
          <w:rFonts w:asciiTheme="minorHAnsi" w:hAnsiTheme="minorHAnsi"/>
          <w:sz w:val="21"/>
          <w:szCs w:val="21"/>
        </w:rPr>
        <w:t xml:space="preserve"> – </w:t>
      </w:r>
      <w:r w:rsidR="00B338E0">
        <w:rPr>
          <w:rFonts w:asciiTheme="minorHAnsi" w:hAnsiTheme="minorHAnsi"/>
          <w:sz w:val="21"/>
          <w:szCs w:val="21"/>
        </w:rPr>
        <w:t>Canada Emergency Response Benefit (</w:t>
      </w:r>
      <w:r>
        <w:rPr>
          <w:rFonts w:asciiTheme="minorHAnsi" w:hAnsiTheme="minorHAnsi"/>
          <w:sz w:val="21"/>
          <w:szCs w:val="21"/>
        </w:rPr>
        <w:t>CERB</w:t>
      </w:r>
      <w:r w:rsidR="00B338E0">
        <w:rPr>
          <w:rFonts w:asciiTheme="minorHAnsi" w:hAnsiTheme="minorHAnsi"/>
          <w:sz w:val="21"/>
          <w:szCs w:val="21"/>
        </w:rPr>
        <w:t>)</w:t>
      </w:r>
    </w:p>
    <w:p w14:paraId="5A90F7F4" w14:textId="62D65607" w:rsidR="00037561" w:rsidRDefault="00037561" w:rsidP="00037561">
      <w:pPr>
        <w:numPr>
          <w:ilvl w:val="0"/>
          <w:numId w:val="40"/>
        </w:numPr>
        <w:spacing w:after="0" w:line="240" w:lineRule="auto"/>
        <w:rPr>
          <w:rFonts w:asciiTheme="minorHAnsi" w:hAnsiTheme="minorHAnsi"/>
          <w:sz w:val="21"/>
          <w:szCs w:val="21"/>
        </w:rPr>
      </w:pPr>
      <w:r>
        <w:rPr>
          <w:rFonts w:asciiTheme="minorHAnsi" w:hAnsiTheme="minorHAnsi"/>
          <w:sz w:val="21"/>
          <w:szCs w:val="21"/>
        </w:rPr>
        <w:t>Yes – Wage subsidy</w:t>
      </w:r>
    </w:p>
    <w:p w14:paraId="53AF41AE" w14:textId="6D4E225C" w:rsidR="00037561" w:rsidRDefault="00037561" w:rsidP="00037561">
      <w:pPr>
        <w:numPr>
          <w:ilvl w:val="0"/>
          <w:numId w:val="40"/>
        </w:numPr>
        <w:spacing w:after="0" w:line="240" w:lineRule="auto"/>
        <w:rPr>
          <w:rFonts w:asciiTheme="minorHAnsi" w:hAnsiTheme="minorHAnsi"/>
          <w:sz w:val="21"/>
          <w:szCs w:val="21"/>
        </w:rPr>
      </w:pPr>
      <w:r>
        <w:rPr>
          <w:rFonts w:asciiTheme="minorHAnsi" w:hAnsiTheme="minorHAnsi"/>
          <w:sz w:val="21"/>
          <w:szCs w:val="21"/>
        </w:rPr>
        <w:t>Yes – Business Credit Availability Program (BCAP)</w:t>
      </w:r>
    </w:p>
    <w:p w14:paraId="698903A1" w14:textId="62F3033E" w:rsidR="000715C2" w:rsidRDefault="000715C2" w:rsidP="00037561">
      <w:pPr>
        <w:numPr>
          <w:ilvl w:val="0"/>
          <w:numId w:val="40"/>
        </w:numPr>
        <w:spacing w:after="0" w:line="240" w:lineRule="auto"/>
        <w:rPr>
          <w:rFonts w:asciiTheme="minorHAnsi" w:hAnsiTheme="minorHAnsi"/>
          <w:sz w:val="21"/>
          <w:szCs w:val="21"/>
        </w:rPr>
      </w:pPr>
      <w:r>
        <w:rPr>
          <w:rFonts w:asciiTheme="minorHAnsi" w:hAnsiTheme="minorHAnsi"/>
          <w:sz w:val="21"/>
          <w:szCs w:val="21"/>
        </w:rPr>
        <w:t>Yes – Commercial Rent Assistance</w:t>
      </w:r>
    </w:p>
    <w:p w14:paraId="1FD052BE" w14:textId="41288858" w:rsidR="000715C2" w:rsidRPr="00BD3FBA" w:rsidRDefault="000715C2" w:rsidP="00037561">
      <w:pPr>
        <w:numPr>
          <w:ilvl w:val="0"/>
          <w:numId w:val="40"/>
        </w:numPr>
        <w:spacing w:after="0" w:line="240" w:lineRule="auto"/>
        <w:rPr>
          <w:rFonts w:asciiTheme="minorHAnsi" w:hAnsiTheme="minorHAnsi"/>
          <w:sz w:val="21"/>
          <w:szCs w:val="21"/>
        </w:rPr>
      </w:pPr>
      <w:r>
        <w:rPr>
          <w:rFonts w:asciiTheme="minorHAnsi" w:hAnsiTheme="minorHAnsi"/>
          <w:sz w:val="21"/>
          <w:szCs w:val="21"/>
        </w:rPr>
        <w:t>Yes – Other (please specify) ____________________________________________</w:t>
      </w:r>
    </w:p>
    <w:p w14:paraId="37579140" w14:textId="77777777" w:rsidR="00037561" w:rsidRPr="00BD3FBA" w:rsidRDefault="00037561" w:rsidP="00037561">
      <w:pPr>
        <w:numPr>
          <w:ilvl w:val="0"/>
          <w:numId w:val="40"/>
        </w:numPr>
        <w:spacing w:after="0" w:line="240" w:lineRule="auto"/>
        <w:rPr>
          <w:rFonts w:asciiTheme="minorHAnsi" w:hAnsiTheme="minorHAnsi"/>
          <w:sz w:val="21"/>
          <w:szCs w:val="21"/>
        </w:rPr>
      </w:pPr>
      <w:r w:rsidRPr="00BD3FBA">
        <w:rPr>
          <w:rFonts w:asciiTheme="minorHAnsi" w:hAnsiTheme="minorHAnsi"/>
          <w:sz w:val="21"/>
          <w:szCs w:val="21"/>
        </w:rPr>
        <w:t>No – but plan to</w:t>
      </w:r>
    </w:p>
    <w:p w14:paraId="356C2762" w14:textId="77777777" w:rsidR="00037561" w:rsidRPr="00BD3FBA" w:rsidRDefault="00037561" w:rsidP="00037561">
      <w:pPr>
        <w:numPr>
          <w:ilvl w:val="0"/>
          <w:numId w:val="40"/>
        </w:numPr>
        <w:spacing w:after="0" w:line="240" w:lineRule="auto"/>
        <w:rPr>
          <w:rFonts w:asciiTheme="minorHAnsi" w:hAnsiTheme="minorHAnsi"/>
          <w:sz w:val="21"/>
          <w:szCs w:val="21"/>
        </w:rPr>
      </w:pPr>
      <w:r w:rsidRPr="00BD3FBA">
        <w:rPr>
          <w:rFonts w:asciiTheme="minorHAnsi" w:hAnsiTheme="minorHAnsi"/>
          <w:sz w:val="21"/>
          <w:szCs w:val="21"/>
        </w:rPr>
        <w:t>No – do not qualify</w:t>
      </w:r>
    </w:p>
    <w:p w14:paraId="112F99FE" w14:textId="77777777" w:rsidR="00037561" w:rsidRDefault="00037561" w:rsidP="00037561">
      <w:pPr>
        <w:numPr>
          <w:ilvl w:val="0"/>
          <w:numId w:val="40"/>
        </w:numPr>
        <w:spacing w:after="0" w:line="240" w:lineRule="auto"/>
        <w:rPr>
          <w:rFonts w:asciiTheme="minorHAnsi" w:hAnsiTheme="minorHAnsi"/>
          <w:sz w:val="21"/>
          <w:szCs w:val="21"/>
        </w:rPr>
      </w:pPr>
      <w:r>
        <w:rPr>
          <w:rFonts w:asciiTheme="minorHAnsi" w:hAnsiTheme="minorHAnsi"/>
          <w:sz w:val="21"/>
          <w:szCs w:val="21"/>
        </w:rPr>
        <w:t>No - h</w:t>
      </w:r>
      <w:r w:rsidRPr="00BD3FBA">
        <w:rPr>
          <w:rFonts w:asciiTheme="minorHAnsi" w:hAnsiTheme="minorHAnsi"/>
          <w:sz w:val="21"/>
          <w:szCs w:val="21"/>
        </w:rPr>
        <w:t>aven’t considered it</w:t>
      </w:r>
    </w:p>
    <w:p w14:paraId="6A33725F" w14:textId="77777777" w:rsidR="00037561" w:rsidRDefault="00037561" w:rsidP="00037561">
      <w:pPr>
        <w:numPr>
          <w:ilvl w:val="0"/>
          <w:numId w:val="40"/>
        </w:numPr>
        <w:spacing w:after="0" w:line="240" w:lineRule="auto"/>
        <w:rPr>
          <w:rFonts w:asciiTheme="minorHAnsi" w:hAnsiTheme="minorHAnsi"/>
          <w:sz w:val="21"/>
          <w:szCs w:val="21"/>
        </w:rPr>
      </w:pPr>
      <w:r>
        <w:rPr>
          <w:rFonts w:asciiTheme="minorHAnsi" w:hAnsiTheme="minorHAnsi"/>
          <w:sz w:val="21"/>
          <w:szCs w:val="21"/>
        </w:rPr>
        <w:t>No – was not aware of programs</w:t>
      </w:r>
    </w:p>
    <w:p w14:paraId="52B7A331" w14:textId="77777777" w:rsidR="00037561" w:rsidRPr="00BD3FBA" w:rsidRDefault="00037561" w:rsidP="00037561">
      <w:pPr>
        <w:numPr>
          <w:ilvl w:val="0"/>
          <w:numId w:val="40"/>
        </w:numPr>
        <w:spacing w:after="0" w:line="240" w:lineRule="auto"/>
        <w:rPr>
          <w:rFonts w:asciiTheme="minorHAnsi" w:hAnsiTheme="minorHAnsi"/>
          <w:sz w:val="21"/>
          <w:szCs w:val="21"/>
        </w:rPr>
      </w:pPr>
      <w:r>
        <w:rPr>
          <w:rFonts w:asciiTheme="minorHAnsi" w:hAnsiTheme="minorHAnsi"/>
          <w:sz w:val="21"/>
          <w:szCs w:val="21"/>
        </w:rPr>
        <w:t>No – do not need</w:t>
      </w:r>
    </w:p>
    <w:p w14:paraId="69FC723A" w14:textId="77777777" w:rsidR="00037561" w:rsidRDefault="00037561" w:rsidP="00037561">
      <w:pPr>
        <w:numPr>
          <w:ilvl w:val="0"/>
          <w:numId w:val="40"/>
        </w:numPr>
        <w:spacing w:after="0" w:line="240" w:lineRule="auto"/>
        <w:rPr>
          <w:rFonts w:asciiTheme="minorHAnsi" w:hAnsiTheme="minorHAnsi"/>
          <w:sz w:val="21"/>
          <w:szCs w:val="21"/>
        </w:rPr>
      </w:pPr>
      <w:r w:rsidRPr="00BD3FBA">
        <w:rPr>
          <w:rFonts w:asciiTheme="minorHAnsi" w:hAnsiTheme="minorHAnsi"/>
          <w:sz w:val="21"/>
          <w:szCs w:val="21"/>
        </w:rPr>
        <w:t>Not sure</w:t>
      </w:r>
    </w:p>
    <w:p w14:paraId="14B71CB3" w14:textId="77777777" w:rsidR="00037561" w:rsidRPr="00BD3FBA" w:rsidRDefault="00037561" w:rsidP="00037561">
      <w:pPr>
        <w:numPr>
          <w:ilvl w:val="0"/>
          <w:numId w:val="40"/>
        </w:numPr>
        <w:spacing w:after="0" w:line="240" w:lineRule="auto"/>
        <w:rPr>
          <w:rFonts w:asciiTheme="minorHAnsi" w:hAnsiTheme="minorHAnsi"/>
          <w:sz w:val="21"/>
          <w:szCs w:val="21"/>
        </w:rPr>
      </w:pPr>
      <w:r>
        <w:rPr>
          <w:rFonts w:asciiTheme="minorHAnsi" w:hAnsiTheme="minorHAnsi"/>
          <w:sz w:val="21"/>
          <w:szCs w:val="21"/>
        </w:rPr>
        <w:t>Prefer not to respond</w:t>
      </w:r>
    </w:p>
    <w:p w14:paraId="6EAD4ED2" w14:textId="09B5B060" w:rsidR="00037561" w:rsidRDefault="00037561" w:rsidP="00E95259">
      <w:pPr>
        <w:spacing w:after="0" w:line="240" w:lineRule="auto"/>
        <w:rPr>
          <w:rFonts w:asciiTheme="minorHAnsi" w:hAnsiTheme="minorHAnsi"/>
          <w:sz w:val="21"/>
          <w:szCs w:val="21"/>
        </w:rPr>
      </w:pPr>
    </w:p>
    <w:p w14:paraId="4E6C401A" w14:textId="62F5B828" w:rsidR="00505D5C" w:rsidRDefault="00505D5C" w:rsidP="00505D5C">
      <w:pPr>
        <w:pStyle w:val="ListParagraph"/>
        <w:numPr>
          <w:ilvl w:val="0"/>
          <w:numId w:val="6"/>
        </w:numPr>
        <w:spacing w:after="0" w:line="240" w:lineRule="auto"/>
        <w:rPr>
          <w:sz w:val="21"/>
          <w:szCs w:val="21"/>
        </w:rPr>
      </w:pPr>
      <w:r w:rsidRPr="00BD3FBA">
        <w:rPr>
          <w:sz w:val="21"/>
          <w:szCs w:val="21"/>
        </w:rPr>
        <w:t>Have you taken advantage of any</w:t>
      </w:r>
      <w:r>
        <w:rPr>
          <w:sz w:val="21"/>
          <w:szCs w:val="21"/>
        </w:rPr>
        <w:t xml:space="preserve"> relief</w:t>
      </w:r>
      <w:r w:rsidRPr="00BD3FBA">
        <w:rPr>
          <w:sz w:val="21"/>
          <w:szCs w:val="21"/>
        </w:rPr>
        <w:t xml:space="preserve"> programs </w:t>
      </w:r>
      <w:r>
        <w:rPr>
          <w:sz w:val="21"/>
          <w:szCs w:val="21"/>
        </w:rPr>
        <w:t xml:space="preserve">from </w:t>
      </w:r>
      <w:r w:rsidRPr="00E63DCD">
        <w:rPr>
          <w:b/>
          <w:bCs/>
          <w:sz w:val="21"/>
          <w:szCs w:val="21"/>
        </w:rPr>
        <w:t>financial providers</w:t>
      </w:r>
      <w:r>
        <w:rPr>
          <w:b/>
          <w:bCs/>
          <w:sz w:val="21"/>
          <w:szCs w:val="21"/>
        </w:rPr>
        <w:t xml:space="preserve"> (banks, credit unions, insurance companies, investment companies, etc.) </w:t>
      </w:r>
      <w:r w:rsidRPr="00D04835">
        <w:rPr>
          <w:sz w:val="21"/>
          <w:szCs w:val="21"/>
        </w:rPr>
        <w:t xml:space="preserve">that have been offered </w:t>
      </w:r>
      <w:proofErr w:type="gramStart"/>
      <w:r>
        <w:rPr>
          <w:sz w:val="21"/>
          <w:szCs w:val="21"/>
        </w:rPr>
        <w:t>as a result of</w:t>
      </w:r>
      <w:proofErr w:type="gramEnd"/>
      <w:r w:rsidRPr="00D04835">
        <w:rPr>
          <w:sz w:val="21"/>
          <w:szCs w:val="21"/>
        </w:rPr>
        <w:t xml:space="preserve"> COVID-19</w:t>
      </w:r>
      <w:r w:rsidRPr="00BD3FBA">
        <w:rPr>
          <w:sz w:val="21"/>
          <w:szCs w:val="21"/>
        </w:rPr>
        <w:t>?</w:t>
      </w:r>
    </w:p>
    <w:p w14:paraId="223EFD56" w14:textId="12CA5192" w:rsidR="00505D5C" w:rsidRPr="00505D5C" w:rsidRDefault="00505D5C" w:rsidP="00505D5C">
      <w:pPr>
        <w:pStyle w:val="ListParagraph"/>
        <w:spacing w:after="0" w:line="240" w:lineRule="auto"/>
        <w:ind w:left="360"/>
        <w:rPr>
          <w:b/>
          <w:bCs/>
          <w:sz w:val="21"/>
          <w:szCs w:val="21"/>
        </w:rPr>
      </w:pPr>
      <w:r w:rsidRPr="00505D5C">
        <w:rPr>
          <w:b/>
          <w:bCs/>
          <w:sz w:val="21"/>
          <w:szCs w:val="21"/>
        </w:rPr>
        <w:t>[CHECK ALL THAT APPLY]</w:t>
      </w:r>
    </w:p>
    <w:p w14:paraId="29E400A2" w14:textId="20299D0B" w:rsidR="00505D5C" w:rsidRDefault="00505D5C" w:rsidP="00505D5C">
      <w:pPr>
        <w:numPr>
          <w:ilvl w:val="0"/>
          <w:numId w:val="40"/>
        </w:numPr>
        <w:spacing w:after="0" w:line="240" w:lineRule="auto"/>
        <w:rPr>
          <w:rFonts w:asciiTheme="minorHAnsi" w:hAnsiTheme="minorHAnsi"/>
          <w:sz w:val="21"/>
          <w:szCs w:val="21"/>
        </w:rPr>
      </w:pPr>
      <w:r w:rsidRPr="00BD3FBA">
        <w:rPr>
          <w:rFonts w:asciiTheme="minorHAnsi" w:hAnsiTheme="minorHAnsi"/>
          <w:sz w:val="21"/>
          <w:szCs w:val="21"/>
        </w:rPr>
        <w:t>Yes</w:t>
      </w:r>
      <w:r>
        <w:rPr>
          <w:rFonts w:asciiTheme="minorHAnsi" w:hAnsiTheme="minorHAnsi"/>
          <w:sz w:val="21"/>
          <w:szCs w:val="21"/>
        </w:rPr>
        <w:t xml:space="preserve"> – personal loan deferral</w:t>
      </w:r>
    </w:p>
    <w:p w14:paraId="777A63BE" w14:textId="080A4590" w:rsidR="00505D5C" w:rsidRDefault="00505D5C" w:rsidP="00505D5C">
      <w:pPr>
        <w:numPr>
          <w:ilvl w:val="0"/>
          <w:numId w:val="40"/>
        </w:numPr>
        <w:spacing w:after="0" w:line="240" w:lineRule="auto"/>
        <w:rPr>
          <w:rFonts w:asciiTheme="minorHAnsi" w:hAnsiTheme="minorHAnsi"/>
          <w:sz w:val="21"/>
          <w:szCs w:val="21"/>
        </w:rPr>
      </w:pPr>
      <w:r>
        <w:rPr>
          <w:rFonts w:asciiTheme="minorHAnsi" w:hAnsiTheme="minorHAnsi"/>
          <w:sz w:val="21"/>
          <w:szCs w:val="21"/>
        </w:rPr>
        <w:t xml:space="preserve">Yes – personal mortgage deferral </w:t>
      </w:r>
    </w:p>
    <w:p w14:paraId="0D1B5D5D" w14:textId="75774D59" w:rsidR="00505D5C" w:rsidRDefault="00505D5C" w:rsidP="00505D5C">
      <w:pPr>
        <w:numPr>
          <w:ilvl w:val="0"/>
          <w:numId w:val="40"/>
        </w:numPr>
        <w:spacing w:after="0" w:line="240" w:lineRule="auto"/>
        <w:rPr>
          <w:rFonts w:asciiTheme="minorHAnsi" w:hAnsiTheme="minorHAnsi"/>
          <w:sz w:val="21"/>
          <w:szCs w:val="21"/>
        </w:rPr>
      </w:pPr>
      <w:r>
        <w:rPr>
          <w:rFonts w:asciiTheme="minorHAnsi" w:hAnsiTheme="minorHAnsi"/>
          <w:sz w:val="21"/>
          <w:szCs w:val="21"/>
        </w:rPr>
        <w:t>Yes – personal credit card deferral</w:t>
      </w:r>
    </w:p>
    <w:p w14:paraId="7CDF3E26" w14:textId="1D90ECF9" w:rsidR="00505D5C" w:rsidRDefault="00505D5C" w:rsidP="00505D5C">
      <w:pPr>
        <w:numPr>
          <w:ilvl w:val="0"/>
          <w:numId w:val="40"/>
        </w:numPr>
        <w:spacing w:after="0" w:line="240" w:lineRule="auto"/>
        <w:rPr>
          <w:rFonts w:asciiTheme="minorHAnsi" w:hAnsiTheme="minorHAnsi"/>
          <w:sz w:val="21"/>
          <w:szCs w:val="21"/>
        </w:rPr>
      </w:pPr>
      <w:r>
        <w:rPr>
          <w:rFonts w:asciiTheme="minorHAnsi" w:hAnsiTheme="minorHAnsi"/>
          <w:sz w:val="21"/>
          <w:szCs w:val="21"/>
        </w:rPr>
        <w:t>Yes – business loan deferral</w:t>
      </w:r>
    </w:p>
    <w:p w14:paraId="5BDFC0D5" w14:textId="29D716D5" w:rsidR="00505D5C" w:rsidRDefault="00505D5C" w:rsidP="00505D5C">
      <w:pPr>
        <w:numPr>
          <w:ilvl w:val="0"/>
          <w:numId w:val="40"/>
        </w:numPr>
        <w:spacing w:after="0" w:line="240" w:lineRule="auto"/>
        <w:rPr>
          <w:rFonts w:asciiTheme="minorHAnsi" w:hAnsiTheme="minorHAnsi"/>
          <w:sz w:val="21"/>
          <w:szCs w:val="21"/>
        </w:rPr>
      </w:pPr>
      <w:r>
        <w:rPr>
          <w:rFonts w:asciiTheme="minorHAnsi" w:hAnsiTheme="minorHAnsi"/>
          <w:sz w:val="21"/>
          <w:szCs w:val="21"/>
        </w:rPr>
        <w:t>Yes – commercial mortgage deferral</w:t>
      </w:r>
    </w:p>
    <w:p w14:paraId="3092A9B2" w14:textId="4E90D6E1" w:rsidR="00505D5C" w:rsidRDefault="00505D5C" w:rsidP="00505D5C">
      <w:pPr>
        <w:numPr>
          <w:ilvl w:val="0"/>
          <w:numId w:val="40"/>
        </w:numPr>
        <w:spacing w:after="0" w:line="240" w:lineRule="auto"/>
        <w:rPr>
          <w:rFonts w:asciiTheme="minorHAnsi" w:hAnsiTheme="minorHAnsi"/>
          <w:sz w:val="21"/>
          <w:szCs w:val="21"/>
        </w:rPr>
      </w:pPr>
      <w:r>
        <w:rPr>
          <w:rFonts w:asciiTheme="minorHAnsi" w:hAnsiTheme="minorHAnsi"/>
          <w:sz w:val="21"/>
          <w:szCs w:val="21"/>
        </w:rPr>
        <w:t>Yes – business credit card deferral</w:t>
      </w:r>
    </w:p>
    <w:p w14:paraId="259055F3" w14:textId="22A628B8" w:rsidR="00505D5C" w:rsidRPr="00505D5C" w:rsidRDefault="00505D5C" w:rsidP="00505D5C">
      <w:pPr>
        <w:numPr>
          <w:ilvl w:val="0"/>
          <w:numId w:val="40"/>
        </w:numPr>
        <w:spacing w:after="0" w:line="240" w:lineRule="auto"/>
        <w:rPr>
          <w:rFonts w:asciiTheme="minorHAnsi" w:hAnsiTheme="minorHAnsi"/>
          <w:sz w:val="21"/>
          <w:szCs w:val="21"/>
        </w:rPr>
      </w:pPr>
      <w:r>
        <w:rPr>
          <w:rFonts w:asciiTheme="minorHAnsi" w:hAnsiTheme="minorHAnsi"/>
          <w:sz w:val="21"/>
          <w:szCs w:val="21"/>
        </w:rPr>
        <w:t xml:space="preserve">Yes - </w:t>
      </w:r>
      <w:r w:rsidR="00B338E0">
        <w:rPr>
          <w:rFonts w:asciiTheme="minorHAnsi" w:hAnsiTheme="minorHAnsi"/>
          <w:sz w:val="21"/>
          <w:szCs w:val="21"/>
        </w:rPr>
        <w:t>O</w:t>
      </w:r>
      <w:r>
        <w:rPr>
          <w:rFonts w:asciiTheme="minorHAnsi" w:hAnsiTheme="minorHAnsi"/>
          <w:sz w:val="21"/>
          <w:szCs w:val="21"/>
        </w:rPr>
        <w:t>ther</w:t>
      </w:r>
      <w:r w:rsidR="00B338E0">
        <w:rPr>
          <w:rFonts w:asciiTheme="minorHAnsi" w:hAnsiTheme="minorHAnsi"/>
          <w:sz w:val="21"/>
          <w:szCs w:val="21"/>
        </w:rPr>
        <w:t xml:space="preserve"> (please specify) ____________________________________________</w:t>
      </w:r>
    </w:p>
    <w:p w14:paraId="2AF922DD" w14:textId="77777777" w:rsidR="00505D5C" w:rsidRPr="00BD3FBA" w:rsidRDefault="00505D5C" w:rsidP="00505D5C">
      <w:pPr>
        <w:numPr>
          <w:ilvl w:val="0"/>
          <w:numId w:val="40"/>
        </w:numPr>
        <w:spacing w:after="0" w:line="240" w:lineRule="auto"/>
        <w:rPr>
          <w:rFonts w:asciiTheme="minorHAnsi" w:hAnsiTheme="minorHAnsi"/>
          <w:sz w:val="21"/>
          <w:szCs w:val="21"/>
        </w:rPr>
      </w:pPr>
      <w:r w:rsidRPr="00BD3FBA">
        <w:rPr>
          <w:rFonts w:asciiTheme="minorHAnsi" w:hAnsiTheme="minorHAnsi"/>
          <w:sz w:val="21"/>
          <w:szCs w:val="21"/>
        </w:rPr>
        <w:t>No – but plan to</w:t>
      </w:r>
    </w:p>
    <w:p w14:paraId="32BB5439" w14:textId="77777777" w:rsidR="00505D5C" w:rsidRPr="00BD3FBA" w:rsidRDefault="00505D5C" w:rsidP="00505D5C">
      <w:pPr>
        <w:numPr>
          <w:ilvl w:val="0"/>
          <w:numId w:val="40"/>
        </w:numPr>
        <w:spacing w:after="0" w:line="240" w:lineRule="auto"/>
        <w:rPr>
          <w:rFonts w:asciiTheme="minorHAnsi" w:hAnsiTheme="minorHAnsi"/>
          <w:sz w:val="21"/>
          <w:szCs w:val="21"/>
        </w:rPr>
      </w:pPr>
      <w:r w:rsidRPr="00BD3FBA">
        <w:rPr>
          <w:rFonts w:asciiTheme="minorHAnsi" w:hAnsiTheme="minorHAnsi"/>
          <w:sz w:val="21"/>
          <w:szCs w:val="21"/>
        </w:rPr>
        <w:t>No – do not qualify</w:t>
      </w:r>
    </w:p>
    <w:p w14:paraId="579AE3AD" w14:textId="77777777" w:rsidR="00505D5C" w:rsidRDefault="00505D5C" w:rsidP="00505D5C">
      <w:pPr>
        <w:numPr>
          <w:ilvl w:val="0"/>
          <w:numId w:val="40"/>
        </w:numPr>
        <w:spacing w:after="0" w:line="240" w:lineRule="auto"/>
        <w:rPr>
          <w:rFonts w:asciiTheme="minorHAnsi" w:hAnsiTheme="minorHAnsi"/>
          <w:sz w:val="21"/>
          <w:szCs w:val="21"/>
        </w:rPr>
      </w:pPr>
      <w:r>
        <w:rPr>
          <w:rFonts w:asciiTheme="minorHAnsi" w:hAnsiTheme="minorHAnsi"/>
          <w:sz w:val="21"/>
          <w:szCs w:val="21"/>
        </w:rPr>
        <w:t>No - h</w:t>
      </w:r>
      <w:r w:rsidRPr="00BD3FBA">
        <w:rPr>
          <w:rFonts w:asciiTheme="minorHAnsi" w:hAnsiTheme="minorHAnsi"/>
          <w:sz w:val="21"/>
          <w:szCs w:val="21"/>
        </w:rPr>
        <w:t>aven’t considered it</w:t>
      </w:r>
    </w:p>
    <w:p w14:paraId="6C1D3CEF" w14:textId="77777777" w:rsidR="00505D5C" w:rsidRDefault="00505D5C" w:rsidP="00505D5C">
      <w:pPr>
        <w:numPr>
          <w:ilvl w:val="0"/>
          <w:numId w:val="40"/>
        </w:numPr>
        <w:spacing w:after="0" w:line="240" w:lineRule="auto"/>
        <w:rPr>
          <w:rFonts w:asciiTheme="minorHAnsi" w:hAnsiTheme="minorHAnsi"/>
          <w:sz w:val="21"/>
          <w:szCs w:val="21"/>
        </w:rPr>
      </w:pPr>
      <w:r>
        <w:rPr>
          <w:rFonts w:asciiTheme="minorHAnsi" w:hAnsiTheme="minorHAnsi"/>
          <w:sz w:val="21"/>
          <w:szCs w:val="21"/>
        </w:rPr>
        <w:t>No – was not aware of programs</w:t>
      </w:r>
    </w:p>
    <w:p w14:paraId="38B79BE7" w14:textId="77777777" w:rsidR="00505D5C" w:rsidRPr="00BD3FBA" w:rsidRDefault="00505D5C" w:rsidP="00505D5C">
      <w:pPr>
        <w:numPr>
          <w:ilvl w:val="0"/>
          <w:numId w:val="40"/>
        </w:numPr>
        <w:spacing w:after="0" w:line="240" w:lineRule="auto"/>
        <w:rPr>
          <w:rFonts w:asciiTheme="minorHAnsi" w:hAnsiTheme="minorHAnsi"/>
          <w:sz w:val="21"/>
          <w:szCs w:val="21"/>
        </w:rPr>
      </w:pPr>
      <w:r>
        <w:rPr>
          <w:rFonts w:asciiTheme="minorHAnsi" w:hAnsiTheme="minorHAnsi"/>
          <w:sz w:val="21"/>
          <w:szCs w:val="21"/>
        </w:rPr>
        <w:t>No – do not need</w:t>
      </w:r>
    </w:p>
    <w:p w14:paraId="76E4C927" w14:textId="77777777" w:rsidR="00505D5C" w:rsidRDefault="00505D5C" w:rsidP="00505D5C">
      <w:pPr>
        <w:numPr>
          <w:ilvl w:val="0"/>
          <w:numId w:val="40"/>
        </w:numPr>
        <w:spacing w:after="0" w:line="240" w:lineRule="auto"/>
        <w:rPr>
          <w:rFonts w:asciiTheme="minorHAnsi" w:hAnsiTheme="minorHAnsi"/>
          <w:sz w:val="21"/>
          <w:szCs w:val="21"/>
        </w:rPr>
      </w:pPr>
      <w:r w:rsidRPr="00BD3FBA">
        <w:rPr>
          <w:rFonts w:asciiTheme="minorHAnsi" w:hAnsiTheme="minorHAnsi"/>
          <w:sz w:val="21"/>
          <w:szCs w:val="21"/>
        </w:rPr>
        <w:t>Not sure</w:t>
      </w:r>
    </w:p>
    <w:p w14:paraId="4205CE03" w14:textId="77777777" w:rsidR="00505D5C" w:rsidRPr="00BD3FBA" w:rsidRDefault="00505D5C" w:rsidP="00505D5C">
      <w:pPr>
        <w:numPr>
          <w:ilvl w:val="0"/>
          <w:numId w:val="40"/>
        </w:numPr>
        <w:spacing w:after="0" w:line="240" w:lineRule="auto"/>
        <w:rPr>
          <w:rFonts w:asciiTheme="minorHAnsi" w:hAnsiTheme="minorHAnsi"/>
          <w:sz w:val="21"/>
          <w:szCs w:val="21"/>
        </w:rPr>
      </w:pPr>
      <w:r>
        <w:rPr>
          <w:rFonts w:asciiTheme="minorHAnsi" w:hAnsiTheme="minorHAnsi"/>
          <w:sz w:val="21"/>
          <w:szCs w:val="21"/>
        </w:rPr>
        <w:t>Prefer not to respond</w:t>
      </w:r>
    </w:p>
    <w:p w14:paraId="72DD0D3A" w14:textId="255164BB" w:rsidR="00505D5C" w:rsidRDefault="00505D5C" w:rsidP="00E95259">
      <w:pPr>
        <w:spacing w:after="0" w:line="240" w:lineRule="auto"/>
        <w:rPr>
          <w:rFonts w:asciiTheme="minorHAnsi" w:hAnsiTheme="minorHAnsi"/>
          <w:sz w:val="21"/>
          <w:szCs w:val="21"/>
        </w:rPr>
      </w:pPr>
    </w:p>
    <w:p w14:paraId="51A5E5FC" w14:textId="685D7322" w:rsidR="00D04835" w:rsidRPr="00BD3FBA" w:rsidRDefault="00F74318" w:rsidP="00D04835">
      <w:pPr>
        <w:pStyle w:val="ListParagraph"/>
        <w:numPr>
          <w:ilvl w:val="0"/>
          <w:numId w:val="6"/>
        </w:numPr>
        <w:spacing w:after="0" w:line="240" w:lineRule="auto"/>
        <w:rPr>
          <w:sz w:val="21"/>
          <w:szCs w:val="21"/>
        </w:rPr>
      </w:pPr>
      <w:r w:rsidRPr="00F74318">
        <w:rPr>
          <w:b/>
          <w:bCs/>
          <w:sz w:val="21"/>
          <w:szCs w:val="21"/>
        </w:rPr>
        <w:t>[IF AWARE OF PROGRAMS]</w:t>
      </w:r>
      <w:r>
        <w:rPr>
          <w:sz w:val="21"/>
          <w:szCs w:val="21"/>
        </w:rPr>
        <w:t xml:space="preserve"> </w:t>
      </w:r>
      <w:r w:rsidR="00D04835">
        <w:rPr>
          <w:sz w:val="21"/>
          <w:szCs w:val="21"/>
        </w:rPr>
        <w:t xml:space="preserve">Regardless of your engagement with programs, what are your thoughts toward the programs that have </w:t>
      </w:r>
      <w:r w:rsidR="00D04835" w:rsidRPr="00A75DE7">
        <w:rPr>
          <w:b/>
          <w:bCs/>
          <w:sz w:val="21"/>
          <w:szCs w:val="21"/>
        </w:rPr>
        <w:t>been offered by financial providers</w:t>
      </w:r>
      <w:r w:rsidR="00D04835">
        <w:rPr>
          <w:sz w:val="21"/>
          <w:szCs w:val="21"/>
        </w:rPr>
        <w:t xml:space="preserve"> as a result of COVID-19</w:t>
      </w:r>
      <w:r w:rsidR="00D04835" w:rsidRPr="00BD3FBA">
        <w:rPr>
          <w:sz w:val="21"/>
          <w:szCs w:val="21"/>
        </w:rPr>
        <w:t>?</w:t>
      </w:r>
      <w:r w:rsidR="00D04835">
        <w:rPr>
          <w:sz w:val="21"/>
          <w:szCs w:val="21"/>
        </w:rPr>
        <w:t xml:space="preserve"> We invite you to be open and candid in your response.</w:t>
      </w:r>
    </w:p>
    <w:p w14:paraId="7BFDE299" w14:textId="77777777" w:rsidR="00D04835" w:rsidRPr="00BD3FBA" w:rsidRDefault="00D04835" w:rsidP="00D04835">
      <w:pPr>
        <w:spacing w:after="0" w:line="240" w:lineRule="auto"/>
        <w:rPr>
          <w:rFonts w:asciiTheme="minorHAnsi" w:hAnsiTheme="minorHAnsi"/>
          <w:sz w:val="21"/>
          <w:szCs w:val="21"/>
        </w:rPr>
      </w:pPr>
      <w:r w:rsidRPr="00BD3FBA">
        <w:rPr>
          <w:rFonts w:asciiTheme="minorHAnsi" w:hAnsiTheme="minorHAnsi"/>
          <w:sz w:val="21"/>
          <w:szCs w:val="21"/>
        </w:rPr>
        <w:t>____________________________________________________________________________________________________________________________________________________________________________________________________________________________________________</w:t>
      </w:r>
    </w:p>
    <w:p w14:paraId="4A726865" w14:textId="77777777" w:rsidR="00511747" w:rsidRDefault="00511747" w:rsidP="00E95259">
      <w:pPr>
        <w:spacing w:after="0" w:line="240" w:lineRule="auto"/>
        <w:rPr>
          <w:rFonts w:asciiTheme="minorHAnsi" w:hAnsiTheme="minorHAnsi"/>
          <w:sz w:val="21"/>
          <w:szCs w:val="21"/>
        </w:rPr>
      </w:pPr>
    </w:p>
    <w:p w14:paraId="6FE939C9" w14:textId="4E14636C" w:rsidR="00D04835" w:rsidRDefault="00D04835" w:rsidP="00D04835">
      <w:pPr>
        <w:pStyle w:val="ListParagraph"/>
        <w:numPr>
          <w:ilvl w:val="0"/>
          <w:numId w:val="6"/>
        </w:numPr>
        <w:rPr>
          <w:rFonts w:cstheme="minorHAnsi"/>
          <w:sz w:val="21"/>
          <w:szCs w:val="21"/>
        </w:rPr>
      </w:pPr>
      <w:r w:rsidRPr="00716E7D">
        <w:rPr>
          <w:b/>
          <w:bCs/>
          <w:sz w:val="21"/>
          <w:szCs w:val="21"/>
        </w:rPr>
        <w:t xml:space="preserve">[IF YES TO </w:t>
      </w:r>
      <w:r w:rsidR="003E68C1" w:rsidRPr="00716E7D">
        <w:rPr>
          <w:b/>
          <w:bCs/>
          <w:sz w:val="21"/>
          <w:szCs w:val="21"/>
        </w:rPr>
        <w:t>Q</w:t>
      </w:r>
      <w:r w:rsidR="003E68C1">
        <w:rPr>
          <w:b/>
          <w:bCs/>
          <w:sz w:val="21"/>
          <w:szCs w:val="21"/>
        </w:rPr>
        <w:t xml:space="preserve">17 </w:t>
      </w:r>
      <w:r w:rsidR="00F74318">
        <w:rPr>
          <w:b/>
          <w:bCs/>
          <w:sz w:val="21"/>
          <w:szCs w:val="21"/>
        </w:rPr>
        <w:t>– ACCES</w:t>
      </w:r>
      <w:r w:rsidR="0082502F">
        <w:rPr>
          <w:b/>
          <w:bCs/>
          <w:sz w:val="21"/>
          <w:szCs w:val="21"/>
        </w:rPr>
        <w:t>S</w:t>
      </w:r>
      <w:r w:rsidR="00F74318">
        <w:rPr>
          <w:b/>
          <w:bCs/>
          <w:sz w:val="21"/>
          <w:szCs w:val="21"/>
        </w:rPr>
        <w:t>ED PROGRAM FROM FINANCIAL PROVIDER(S)</w:t>
      </w:r>
      <w:r w:rsidRPr="00716E7D">
        <w:rPr>
          <w:b/>
          <w:bCs/>
          <w:sz w:val="21"/>
          <w:szCs w:val="21"/>
        </w:rPr>
        <w:t>]</w:t>
      </w:r>
      <w:r>
        <w:rPr>
          <w:sz w:val="21"/>
          <w:szCs w:val="21"/>
        </w:rPr>
        <w:t xml:space="preserve"> </w:t>
      </w:r>
      <w:r w:rsidRPr="00FB19D4">
        <w:rPr>
          <w:rFonts w:cstheme="minorHAnsi"/>
          <w:sz w:val="21"/>
          <w:szCs w:val="21"/>
        </w:rPr>
        <w:t xml:space="preserve">On a scale from 1 to 10, where 10 is “very satisfied” and 1 is “not satisfied at all”, how satisfied are you </w:t>
      </w:r>
      <w:r>
        <w:rPr>
          <w:rFonts w:cstheme="minorHAnsi"/>
          <w:sz w:val="21"/>
          <w:szCs w:val="21"/>
        </w:rPr>
        <w:t xml:space="preserve">overall </w:t>
      </w:r>
      <w:r w:rsidRPr="00FB19D4">
        <w:rPr>
          <w:rFonts w:cstheme="minorHAnsi"/>
          <w:sz w:val="21"/>
          <w:szCs w:val="21"/>
        </w:rPr>
        <w:t xml:space="preserve">with </w:t>
      </w:r>
      <w:r>
        <w:rPr>
          <w:rFonts w:cstheme="minorHAnsi"/>
          <w:sz w:val="21"/>
          <w:szCs w:val="21"/>
        </w:rPr>
        <w:t>the</w:t>
      </w:r>
      <w:r w:rsidR="008169AE">
        <w:rPr>
          <w:rFonts w:cstheme="minorHAnsi"/>
          <w:sz w:val="21"/>
          <w:szCs w:val="21"/>
        </w:rPr>
        <w:t xml:space="preserve"> non-government</w:t>
      </w:r>
      <w:r>
        <w:rPr>
          <w:rFonts w:cstheme="minorHAnsi"/>
          <w:sz w:val="21"/>
          <w:szCs w:val="21"/>
        </w:rPr>
        <w:t xml:space="preserve"> </w:t>
      </w:r>
      <w:r w:rsidR="008169AE">
        <w:rPr>
          <w:rFonts w:cstheme="minorHAnsi"/>
          <w:sz w:val="21"/>
          <w:szCs w:val="21"/>
        </w:rPr>
        <w:t xml:space="preserve">financial relief </w:t>
      </w:r>
      <w:r>
        <w:rPr>
          <w:rFonts w:cstheme="minorHAnsi"/>
          <w:sz w:val="21"/>
          <w:szCs w:val="21"/>
        </w:rPr>
        <w:t xml:space="preserve">programs you used from </w:t>
      </w:r>
      <w:r w:rsidR="008169AE">
        <w:rPr>
          <w:rFonts w:cstheme="minorHAnsi"/>
          <w:sz w:val="21"/>
          <w:szCs w:val="21"/>
        </w:rPr>
        <w:t xml:space="preserve">your </w:t>
      </w:r>
      <w:r>
        <w:rPr>
          <w:rFonts w:cstheme="minorHAnsi"/>
          <w:sz w:val="21"/>
          <w:szCs w:val="21"/>
        </w:rPr>
        <w:t>financial providers during COVID-19</w:t>
      </w:r>
      <w:r w:rsidRPr="00FB19D4">
        <w:rPr>
          <w:rFonts w:cstheme="minorHAnsi"/>
          <w:sz w:val="21"/>
          <w:szCs w:val="21"/>
        </w:rPr>
        <w:t>…?</w:t>
      </w:r>
    </w:p>
    <w:tbl>
      <w:tblPr>
        <w:tblStyle w:val="TableGrid"/>
        <w:tblW w:w="0" w:type="auto"/>
        <w:tblInd w:w="360" w:type="dxa"/>
        <w:tblLook w:val="04A0" w:firstRow="1" w:lastRow="0" w:firstColumn="1" w:lastColumn="0" w:noHBand="0" w:noVBand="1"/>
      </w:tblPr>
      <w:tblGrid>
        <w:gridCol w:w="994"/>
        <w:gridCol w:w="855"/>
        <w:gridCol w:w="855"/>
        <w:gridCol w:w="854"/>
        <w:gridCol w:w="854"/>
        <w:gridCol w:w="854"/>
        <w:gridCol w:w="854"/>
        <w:gridCol w:w="854"/>
        <w:gridCol w:w="854"/>
        <w:gridCol w:w="993"/>
        <w:gridCol w:w="889"/>
      </w:tblGrid>
      <w:tr w:rsidR="00D04835" w14:paraId="623E0CB6" w14:textId="77BD7B75" w:rsidTr="00D04835">
        <w:tc>
          <w:tcPr>
            <w:tcW w:w="994" w:type="dxa"/>
          </w:tcPr>
          <w:p w14:paraId="7D4B8D64" w14:textId="7F370B29" w:rsidR="00D04835" w:rsidRDefault="00D04835" w:rsidP="00D04835">
            <w:pPr>
              <w:pStyle w:val="ListParagraph"/>
              <w:ind w:left="0"/>
              <w:rPr>
                <w:rFonts w:cstheme="minorHAnsi"/>
                <w:sz w:val="21"/>
                <w:szCs w:val="21"/>
              </w:rPr>
            </w:pPr>
            <w:r>
              <w:rPr>
                <w:rFonts w:cstheme="minorHAnsi"/>
                <w:sz w:val="21"/>
                <w:szCs w:val="21"/>
              </w:rPr>
              <w:t>Not satisfied</w:t>
            </w:r>
            <w:r w:rsidR="007E7885">
              <w:rPr>
                <w:rFonts w:cstheme="minorHAnsi"/>
                <w:sz w:val="21"/>
                <w:szCs w:val="21"/>
              </w:rPr>
              <w:t xml:space="preserve"> at all</w:t>
            </w:r>
          </w:p>
          <w:p w14:paraId="7AB59093" w14:textId="567C3F6C" w:rsidR="00D04835" w:rsidRDefault="00D04835" w:rsidP="00D04835">
            <w:pPr>
              <w:pStyle w:val="ListParagraph"/>
              <w:ind w:left="0"/>
              <w:rPr>
                <w:rFonts w:cstheme="minorHAnsi"/>
                <w:sz w:val="21"/>
                <w:szCs w:val="21"/>
              </w:rPr>
            </w:pPr>
            <w:r>
              <w:rPr>
                <w:rFonts w:cstheme="minorHAnsi"/>
                <w:sz w:val="21"/>
                <w:szCs w:val="21"/>
              </w:rPr>
              <w:t>1</w:t>
            </w:r>
          </w:p>
        </w:tc>
        <w:tc>
          <w:tcPr>
            <w:tcW w:w="855" w:type="dxa"/>
          </w:tcPr>
          <w:p w14:paraId="227860E6" w14:textId="77777777" w:rsidR="00D04835" w:rsidRDefault="00D04835" w:rsidP="00D04835">
            <w:pPr>
              <w:pStyle w:val="ListParagraph"/>
              <w:ind w:left="0"/>
              <w:rPr>
                <w:rFonts w:cstheme="minorHAnsi"/>
                <w:sz w:val="21"/>
                <w:szCs w:val="21"/>
              </w:rPr>
            </w:pPr>
          </w:p>
        </w:tc>
        <w:tc>
          <w:tcPr>
            <w:tcW w:w="855" w:type="dxa"/>
          </w:tcPr>
          <w:p w14:paraId="7F2A1704" w14:textId="77777777" w:rsidR="00D04835" w:rsidRDefault="00D04835" w:rsidP="00D04835">
            <w:pPr>
              <w:pStyle w:val="ListParagraph"/>
              <w:ind w:left="0"/>
              <w:rPr>
                <w:rFonts w:cstheme="minorHAnsi"/>
                <w:sz w:val="21"/>
                <w:szCs w:val="21"/>
              </w:rPr>
            </w:pPr>
          </w:p>
        </w:tc>
        <w:tc>
          <w:tcPr>
            <w:tcW w:w="854" w:type="dxa"/>
          </w:tcPr>
          <w:p w14:paraId="0CC1EEE4" w14:textId="77777777" w:rsidR="00D04835" w:rsidRDefault="00D04835" w:rsidP="00D04835">
            <w:pPr>
              <w:pStyle w:val="ListParagraph"/>
              <w:ind w:left="0"/>
              <w:rPr>
                <w:rFonts w:cstheme="minorHAnsi"/>
                <w:sz w:val="21"/>
                <w:szCs w:val="21"/>
              </w:rPr>
            </w:pPr>
          </w:p>
        </w:tc>
        <w:tc>
          <w:tcPr>
            <w:tcW w:w="854" w:type="dxa"/>
          </w:tcPr>
          <w:p w14:paraId="06F64CD1" w14:textId="77777777" w:rsidR="00D04835" w:rsidRDefault="00D04835" w:rsidP="00D04835">
            <w:pPr>
              <w:pStyle w:val="ListParagraph"/>
              <w:ind w:left="0"/>
              <w:rPr>
                <w:rFonts w:cstheme="minorHAnsi"/>
                <w:sz w:val="21"/>
                <w:szCs w:val="21"/>
              </w:rPr>
            </w:pPr>
          </w:p>
        </w:tc>
        <w:tc>
          <w:tcPr>
            <w:tcW w:w="854" w:type="dxa"/>
          </w:tcPr>
          <w:p w14:paraId="31ED92F1" w14:textId="77777777" w:rsidR="00D04835" w:rsidRDefault="00D04835" w:rsidP="00D04835">
            <w:pPr>
              <w:pStyle w:val="ListParagraph"/>
              <w:ind w:left="0"/>
              <w:rPr>
                <w:rFonts w:cstheme="minorHAnsi"/>
                <w:sz w:val="21"/>
                <w:szCs w:val="21"/>
              </w:rPr>
            </w:pPr>
          </w:p>
        </w:tc>
        <w:tc>
          <w:tcPr>
            <w:tcW w:w="854" w:type="dxa"/>
          </w:tcPr>
          <w:p w14:paraId="022AF70E" w14:textId="77777777" w:rsidR="00D04835" w:rsidRDefault="00D04835" w:rsidP="00D04835">
            <w:pPr>
              <w:pStyle w:val="ListParagraph"/>
              <w:ind w:left="0"/>
              <w:rPr>
                <w:rFonts w:cstheme="minorHAnsi"/>
                <w:sz w:val="21"/>
                <w:szCs w:val="21"/>
              </w:rPr>
            </w:pPr>
          </w:p>
        </w:tc>
        <w:tc>
          <w:tcPr>
            <w:tcW w:w="854" w:type="dxa"/>
          </w:tcPr>
          <w:p w14:paraId="45547CD9" w14:textId="77777777" w:rsidR="00D04835" w:rsidRDefault="00D04835" w:rsidP="00D04835">
            <w:pPr>
              <w:pStyle w:val="ListParagraph"/>
              <w:ind w:left="0"/>
              <w:rPr>
                <w:rFonts w:cstheme="minorHAnsi"/>
                <w:sz w:val="21"/>
                <w:szCs w:val="21"/>
              </w:rPr>
            </w:pPr>
          </w:p>
        </w:tc>
        <w:tc>
          <w:tcPr>
            <w:tcW w:w="854" w:type="dxa"/>
          </w:tcPr>
          <w:p w14:paraId="5546637B" w14:textId="77777777" w:rsidR="00D04835" w:rsidRDefault="00D04835" w:rsidP="00D04835">
            <w:pPr>
              <w:pStyle w:val="ListParagraph"/>
              <w:ind w:left="0"/>
              <w:rPr>
                <w:rFonts w:cstheme="minorHAnsi"/>
                <w:sz w:val="21"/>
                <w:szCs w:val="21"/>
              </w:rPr>
            </w:pPr>
          </w:p>
        </w:tc>
        <w:tc>
          <w:tcPr>
            <w:tcW w:w="993" w:type="dxa"/>
          </w:tcPr>
          <w:p w14:paraId="60E0A0DF" w14:textId="77777777" w:rsidR="00D04835" w:rsidRDefault="00D04835" w:rsidP="00D04835">
            <w:pPr>
              <w:pStyle w:val="ListParagraph"/>
              <w:ind w:left="0"/>
              <w:rPr>
                <w:rFonts w:cstheme="minorHAnsi"/>
                <w:sz w:val="21"/>
                <w:szCs w:val="21"/>
              </w:rPr>
            </w:pPr>
            <w:r>
              <w:rPr>
                <w:rFonts w:cstheme="minorHAnsi"/>
                <w:sz w:val="21"/>
                <w:szCs w:val="21"/>
              </w:rPr>
              <w:t>Very satisfied</w:t>
            </w:r>
          </w:p>
          <w:p w14:paraId="08633D94" w14:textId="23C7C05F" w:rsidR="00D04835" w:rsidRDefault="00D04835" w:rsidP="00D04835">
            <w:pPr>
              <w:pStyle w:val="ListParagraph"/>
              <w:ind w:left="0"/>
              <w:rPr>
                <w:rFonts w:cstheme="minorHAnsi"/>
                <w:sz w:val="21"/>
                <w:szCs w:val="21"/>
              </w:rPr>
            </w:pPr>
            <w:r>
              <w:rPr>
                <w:rFonts w:cstheme="minorHAnsi"/>
                <w:sz w:val="21"/>
                <w:szCs w:val="21"/>
              </w:rPr>
              <w:t>10</w:t>
            </w:r>
          </w:p>
        </w:tc>
        <w:tc>
          <w:tcPr>
            <w:tcW w:w="889" w:type="dxa"/>
          </w:tcPr>
          <w:p w14:paraId="3B361E75" w14:textId="36E65D3C" w:rsidR="00D04835" w:rsidRDefault="00D04835" w:rsidP="00D04835">
            <w:pPr>
              <w:pStyle w:val="ListParagraph"/>
              <w:ind w:left="0"/>
              <w:rPr>
                <w:rFonts w:cstheme="minorHAnsi"/>
                <w:sz w:val="21"/>
                <w:szCs w:val="21"/>
              </w:rPr>
            </w:pPr>
            <w:r>
              <w:rPr>
                <w:rFonts w:cstheme="minorHAnsi"/>
                <w:sz w:val="21"/>
                <w:szCs w:val="21"/>
              </w:rPr>
              <w:t>Not sure</w:t>
            </w:r>
          </w:p>
        </w:tc>
      </w:tr>
    </w:tbl>
    <w:p w14:paraId="631DC5F8" w14:textId="7DB4176E" w:rsidR="00D04835" w:rsidRDefault="00D04835" w:rsidP="00D04835">
      <w:pPr>
        <w:pStyle w:val="ListParagraph"/>
        <w:ind w:left="360"/>
        <w:rPr>
          <w:rFonts w:cstheme="minorHAnsi"/>
          <w:sz w:val="21"/>
          <w:szCs w:val="21"/>
        </w:rPr>
      </w:pPr>
    </w:p>
    <w:p w14:paraId="71384183" w14:textId="2FFEBCC8" w:rsidR="00D04835" w:rsidRPr="00BD3FBA" w:rsidRDefault="00D04835" w:rsidP="00D04835">
      <w:pPr>
        <w:pStyle w:val="ListParagraph"/>
        <w:numPr>
          <w:ilvl w:val="0"/>
          <w:numId w:val="6"/>
        </w:numPr>
        <w:spacing w:after="0" w:line="240" w:lineRule="auto"/>
        <w:rPr>
          <w:sz w:val="21"/>
          <w:szCs w:val="21"/>
        </w:rPr>
      </w:pPr>
      <w:r w:rsidRPr="00D04835">
        <w:rPr>
          <w:b/>
          <w:bCs/>
          <w:sz w:val="21"/>
          <w:szCs w:val="21"/>
        </w:rPr>
        <w:t>[IF LESS THAN 8]</w:t>
      </w:r>
      <w:r>
        <w:rPr>
          <w:sz w:val="21"/>
          <w:szCs w:val="21"/>
        </w:rPr>
        <w:t xml:space="preserve"> What would have made you more satisfied with the programs you used from financial providers during COVID</w:t>
      </w:r>
      <w:r w:rsidR="00F74318">
        <w:rPr>
          <w:sz w:val="21"/>
          <w:szCs w:val="21"/>
        </w:rPr>
        <w:t>-</w:t>
      </w:r>
      <w:r>
        <w:rPr>
          <w:sz w:val="21"/>
          <w:szCs w:val="21"/>
        </w:rPr>
        <w:t>19?</w:t>
      </w:r>
    </w:p>
    <w:p w14:paraId="163635E1" w14:textId="77777777" w:rsidR="00D04835" w:rsidRPr="00BD3FBA" w:rsidRDefault="00D04835" w:rsidP="00D04835">
      <w:pPr>
        <w:spacing w:after="0" w:line="240" w:lineRule="auto"/>
        <w:rPr>
          <w:rFonts w:asciiTheme="minorHAnsi" w:hAnsiTheme="minorHAnsi"/>
          <w:sz w:val="21"/>
          <w:szCs w:val="21"/>
        </w:rPr>
      </w:pPr>
      <w:r w:rsidRPr="00BD3FBA">
        <w:rPr>
          <w:rFonts w:asciiTheme="minorHAnsi" w:hAnsiTheme="minorHAnsi"/>
          <w:sz w:val="21"/>
          <w:szCs w:val="21"/>
        </w:rPr>
        <w:t>____________________________________________________________________________________________________________________________________________________________________________________________________________________________________________</w:t>
      </w:r>
    </w:p>
    <w:p w14:paraId="3DD82E13" w14:textId="093AE080" w:rsidR="00D04835" w:rsidRDefault="00D04835" w:rsidP="00D04835">
      <w:pPr>
        <w:pStyle w:val="ListParagraph"/>
        <w:spacing w:after="0" w:line="240" w:lineRule="auto"/>
        <w:ind w:left="360"/>
        <w:rPr>
          <w:sz w:val="21"/>
          <w:szCs w:val="21"/>
        </w:rPr>
      </w:pPr>
    </w:p>
    <w:p w14:paraId="32C339E2" w14:textId="06907377" w:rsidR="00EF40DE" w:rsidRDefault="00EF40DE" w:rsidP="00D04835">
      <w:pPr>
        <w:pStyle w:val="ListParagraph"/>
        <w:spacing w:after="0" w:line="240" w:lineRule="auto"/>
        <w:ind w:left="360"/>
        <w:rPr>
          <w:sz w:val="21"/>
          <w:szCs w:val="21"/>
        </w:rPr>
      </w:pPr>
    </w:p>
    <w:p w14:paraId="6EAA3FF8" w14:textId="1464FF96" w:rsidR="00EF40DE" w:rsidRDefault="00EF40DE" w:rsidP="00D04835">
      <w:pPr>
        <w:pStyle w:val="ListParagraph"/>
        <w:spacing w:after="0" w:line="240" w:lineRule="auto"/>
        <w:ind w:left="360"/>
        <w:rPr>
          <w:sz w:val="21"/>
          <w:szCs w:val="21"/>
        </w:rPr>
      </w:pPr>
    </w:p>
    <w:p w14:paraId="01ADE5F4" w14:textId="075B678F" w:rsidR="00EF40DE" w:rsidRDefault="00EF40DE" w:rsidP="00D04835">
      <w:pPr>
        <w:pStyle w:val="ListParagraph"/>
        <w:spacing w:after="0" w:line="240" w:lineRule="auto"/>
        <w:ind w:left="360"/>
        <w:rPr>
          <w:sz w:val="21"/>
          <w:szCs w:val="21"/>
        </w:rPr>
      </w:pPr>
    </w:p>
    <w:p w14:paraId="58A088FB" w14:textId="77777777" w:rsidR="00EF40DE" w:rsidRDefault="00EF40DE" w:rsidP="00D04835">
      <w:pPr>
        <w:pStyle w:val="ListParagraph"/>
        <w:spacing w:after="0" w:line="240" w:lineRule="auto"/>
        <w:ind w:left="360"/>
        <w:rPr>
          <w:sz w:val="21"/>
          <w:szCs w:val="21"/>
        </w:rPr>
      </w:pPr>
    </w:p>
    <w:p w14:paraId="0A58B14C" w14:textId="64577EAB" w:rsidR="00F74318" w:rsidRPr="00FB19D4" w:rsidRDefault="00F74318" w:rsidP="00F74318">
      <w:pPr>
        <w:pStyle w:val="ListParagraph"/>
        <w:spacing w:line="240" w:lineRule="auto"/>
        <w:ind w:left="0"/>
        <w:rPr>
          <w:rFonts w:asciiTheme="majorHAnsi" w:hAnsiTheme="majorHAnsi" w:cstheme="minorHAnsi"/>
          <w:b/>
          <w:color w:val="062138" w:themeColor="text2"/>
          <w:sz w:val="21"/>
          <w:szCs w:val="21"/>
        </w:rPr>
      </w:pPr>
      <w:r w:rsidRPr="00FB19D4">
        <w:rPr>
          <w:rFonts w:asciiTheme="majorHAnsi" w:hAnsiTheme="majorHAnsi" w:cstheme="minorHAnsi"/>
          <w:b/>
          <w:color w:val="062138" w:themeColor="text2"/>
          <w:sz w:val="21"/>
          <w:szCs w:val="21"/>
        </w:rPr>
        <w:t xml:space="preserve">Understanding </w:t>
      </w:r>
      <w:r>
        <w:rPr>
          <w:rFonts w:asciiTheme="majorHAnsi" w:hAnsiTheme="majorHAnsi" w:cstheme="minorHAnsi"/>
          <w:b/>
          <w:color w:val="062138" w:themeColor="text2"/>
          <w:sz w:val="21"/>
          <w:szCs w:val="21"/>
        </w:rPr>
        <w:t>Engagement with Providers &amp; Product</w:t>
      </w:r>
      <w:r w:rsidRPr="00FB19D4">
        <w:rPr>
          <w:rFonts w:asciiTheme="majorHAnsi" w:hAnsiTheme="majorHAnsi" w:cstheme="minorHAnsi"/>
          <w:b/>
          <w:color w:val="062138" w:themeColor="text2"/>
          <w:sz w:val="21"/>
          <w:szCs w:val="21"/>
        </w:rPr>
        <w:t>:</w:t>
      </w:r>
    </w:p>
    <w:p w14:paraId="07965C99" w14:textId="2B543D9E" w:rsidR="00F74318" w:rsidRDefault="00F74318" w:rsidP="00F74318">
      <w:pPr>
        <w:pStyle w:val="ListParagraph"/>
        <w:spacing w:line="240" w:lineRule="auto"/>
        <w:ind w:left="0"/>
        <w:rPr>
          <w:rFonts w:cstheme="minorHAnsi"/>
          <w:i/>
          <w:sz w:val="21"/>
          <w:szCs w:val="21"/>
        </w:rPr>
      </w:pPr>
      <w:r w:rsidRPr="00FB19D4">
        <w:rPr>
          <w:rFonts w:cstheme="minorHAnsi"/>
          <w:i/>
          <w:sz w:val="21"/>
          <w:szCs w:val="21"/>
        </w:rPr>
        <w:t xml:space="preserve">The following questions will help us better understand </w:t>
      </w:r>
      <w:r>
        <w:rPr>
          <w:rFonts w:cstheme="minorHAnsi"/>
          <w:i/>
          <w:sz w:val="21"/>
          <w:szCs w:val="21"/>
        </w:rPr>
        <w:t>your usage of various providers and products</w:t>
      </w:r>
      <w:r w:rsidRPr="00FB19D4">
        <w:rPr>
          <w:rFonts w:cstheme="minorHAnsi"/>
          <w:i/>
          <w:sz w:val="21"/>
          <w:szCs w:val="21"/>
        </w:rPr>
        <w:t>.</w:t>
      </w:r>
    </w:p>
    <w:p w14:paraId="59CCACCA" w14:textId="77777777" w:rsidR="005A0D0D" w:rsidRPr="00FB19D4" w:rsidRDefault="005A0D0D" w:rsidP="00F74318">
      <w:pPr>
        <w:pStyle w:val="ListParagraph"/>
        <w:spacing w:line="240" w:lineRule="auto"/>
        <w:ind w:left="0"/>
        <w:rPr>
          <w:rFonts w:cstheme="minorHAnsi"/>
          <w:i/>
          <w:sz w:val="21"/>
          <w:szCs w:val="21"/>
        </w:rPr>
      </w:pPr>
    </w:p>
    <w:p w14:paraId="22EAA8D3" w14:textId="5383EECC" w:rsidR="00BF3020" w:rsidRPr="00FB19D4" w:rsidRDefault="005F1BA2" w:rsidP="00F84DC2">
      <w:pPr>
        <w:pStyle w:val="ListParagraph"/>
        <w:numPr>
          <w:ilvl w:val="0"/>
          <w:numId w:val="6"/>
        </w:numPr>
        <w:spacing w:after="0" w:line="240" w:lineRule="auto"/>
        <w:rPr>
          <w:rFonts w:cstheme="minorHAnsi"/>
          <w:sz w:val="21"/>
          <w:szCs w:val="21"/>
        </w:rPr>
      </w:pPr>
      <w:r w:rsidRPr="00FB19D4">
        <w:rPr>
          <w:rFonts w:cstheme="minorHAnsi"/>
          <w:sz w:val="21"/>
          <w:szCs w:val="21"/>
        </w:rPr>
        <w:t>Which of the following financial service providers do you</w:t>
      </w:r>
      <w:r w:rsidR="00A1578D" w:rsidRPr="00FB19D4">
        <w:rPr>
          <w:rFonts w:cstheme="minorHAnsi"/>
          <w:sz w:val="21"/>
          <w:szCs w:val="21"/>
        </w:rPr>
        <w:t xml:space="preserve"> currently</w:t>
      </w:r>
      <w:r w:rsidRPr="00FB19D4">
        <w:rPr>
          <w:rFonts w:cstheme="minorHAnsi"/>
          <w:sz w:val="21"/>
          <w:szCs w:val="21"/>
        </w:rPr>
        <w:t xml:space="preserve"> use</w:t>
      </w:r>
      <w:r w:rsidR="004A70F2">
        <w:rPr>
          <w:rFonts w:cstheme="minorHAnsi"/>
          <w:sz w:val="21"/>
          <w:szCs w:val="21"/>
        </w:rPr>
        <w:t>?</w:t>
      </w:r>
      <w:r w:rsidR="00BF3020" w:rsidRPr="00FB19D4">
        <w:rPr>
          <w:rFonts w:cstheme="minorHAnsi"/>
          <w:sz w:val="21"/>
          <w:szCs w:val="21"/>
        </w:rPr>
        <w:t xml:space="preserve"> </w:t>
      </w:r>
      <w:r w:rsidR="004A70F2">
        <w:rPr>
          <w:rFonts w:cstheme="minorHAnsi"/>
          <w:sz w:val="21"/>
          <w:szCs w:val="21"/>
        </w:rPr>
        <w:t>P</w:t>
      </w:r>
      <w:r w:rsidR="00BF3020" w:rsidRPr="00FB19D4">
        <w:rPr>
          <w:rFonts w:cstheme="minorHAnsi"/>
          <w:sz w:val="21"/>
          <w:szCs w:val="21"/>
        </w:rPr>
        <w:t xml:space="preserve">lease indicate if </w:t>
      </w:r>
      <w:r w:rsidR="00A1578D" w:rsidRPr="00FB19D4">
        <w:rPr>
          <w:rFonts w:cstheme="minorHAnsi"/>
          <w:sz w:val="21"/>
          <w:szCs w:val="21"/>
        </w:rPr>
        <w:t>the provider is used</w:t>
      </w:r>
      <w:r w:rsidRPr="00FB19D4">
        <w:rPr>
          <w:rFonts w:cstheme="minorHAnsi"/>
          <w:sz w:val="21"/>
          <w:szCs w:val="21"/>
        </w:rPr>
        <w:t xml:space="preserve"> for</w:t>
      </w:r>
      <w:r w:rsidR="00A448B3" w:rsidRPr="00FB19D4">
        <w:rPr>
          <w:rFonts w:cstheme="minorHAnsi"/>
          <w:sz w:val="21"/>
          <w:szCs w:val="21"/>
        </w:rPr>
        <w:t xml:space="preserve"> </w:t>
      </w:r>
      <w:r w:rsidR="00E3098D" w:rsidRPr="00FB19D4">
        <w:rPr>
          <w:rFonts w:cstheme="minorHAnsi"/>
          <w:sz w:val="21"/>
          <w:szCs w:val="21"/>
        </w:rPr>
        <w:t xml:space="preserve">banking, </w:t>
      </w:r>
      <w:r w:rsidR="00A448B3" w:rsidRPr="00FB19D4">
        <w:rPr>
          <w:rFonts w:cstheme="minorHAnsi"/>
          <w:sz w:val="21"/>
          <w:szCs w:val="21"/>
        </w:rPr>
        <w:t>insurance</w:t>
      </w:r>
      <w:r w:rsidR="00E3098D" w:rsidRPr="00FB19D4">
        <w:rPr>
          <w:rFonts w:cstheme="minorHAnsi"/>
          <w:sz w:val="21"/>
          <w:szCs w:val="21"/>
        </w:rPr>
        <w:t xml:space="preserve"> (excluding group benefits)</w:t>
      </w:r>
      <w:r w:rsidR="00A448B3" w:rsidRPr="00FB19D4">
        <w:rPr>
          <w:rFonts w:cstheme="minorHAnsi"/>
          <w:sz w:val="21"/>
          <w:szCs w:val="21"/>
        </w:rPr>
        <w:t xml:space="preserve"> and</w:t>
      </w:r>
      <w:r w:rsidR="00E3098D" w:rsidRPr="00FB19D4">
        <w:rPr>
          <w:rFonts w:cstheme="minorHAnsi"/>
          <w:sz w:val="21"/>
          <w:szCs w:val="21"/>
        </w:rPr>
        <w:t>/or</w:t>
      </w:r>
      <w:r w:rsidR="00A448B3" w:rsidRPr="00FB19D4">
        <w:rPr>
          <w:rFonts w:cstheme="minorHAnsi"/>
          <w:sz w:val="21"/>
          <w:szCs w:val="21"/>
        </w:rPr>
        <w:t xml:space="preserve"> investments </w:t>
      </w:r>
      <w:r w:rsidR="00E3098D" w:rsidRPr="00FB19D4">
        <w:rPr>
          <w:rFonts w:cstheme="minorHAnsi"/>
          <w:sz w:val="21"/>
          <w:szCs w:val="21"/>
        </w:rPr>
        <w:t xml:space="preserve">(excluding group retirement) </w:t>
      </w:r>
      <w:r w:rsidR="00A448B3" w:rsidRPr="00FB19D4">
        <w:rPr>
          <w:rFonts w:cstheme="minorHAnsi"/>
          <w:sz w:val="21"/>
          <w:szCs w:val="21"/>
        </w:rPr>
        <w:t xml:space="preserve">for </w:t>
      </w:r>
      <w:r w:rsidRPr="00FB19D4">
        <w:rPr>
          <w:rFonts w:cstheme="minorHAnsi"/>
          <w:b/>
          <w:sz w:val="21"/>
          <w:szCs w:val="21"/>
        </w:rPr>
        <w:t>your business</w:t>
      </w:r>
      <w:r w:rsidR="004A70F2">
        <w:rPr>
          <w:rFonts w:cstheme="minorHAnsi"/>
          <w:sz w:val="21"/>
          <w:szCs w:val="21"/>
        </w:rPr>
        <w:t>.</w:t>
      </w:r>
      <w:r w:rsidR="004A70F2" w:rsidRPr="00FB19D4">
        <w:rPr>
          <w:rFonts w:cstheme="minorHAnsi"/>
          <w:sz w:val="21"/>
          <w:szCs w:val="21"/>
        </w:rPr>
        <w:t xml:space="preserve"> </w:t>
      </w:r>
    </w:p>
    <w:p w14:paraId="02545A8C" w14:textId="4DF84719" w:rsidR="005F1BA2" w:rsidRDefault="005F1BA2" w:rsidP="00BF3020">
      <w:pPr>
        <w:pStyle w:val="ListParagraph"/>
        <w:spacing w:after="0" w:line="240" w:lineRule="auto"/>
        <w:ind w:left="360"/>
        <w:rPr>
          <w:rFonts w:cstheme="minorHAnsi"/>
          <w:b/>
          <w:sz w:val="21"/>
          <w:szCs w:val="21"/>
        </w:rPr>
      </w:pPr>
      <w:r w:rsidRPr="00FB19D4">
        <w:rPr>
          <w:rFonts w:cstheme="minorHAnsi"/>
          <w:b/>
          <w:sz w:val="21"/>
          <w:szCs w:val="21"/>
        </w:rPr>
        <w:t>[SELECT ALL THAT APPLY</w:t>
      </w:r>
      <w:r w:rsidR="00A1578D" w:rsidRPr="00FB19D4">
        <w:rPr>
          <w:rFonts w:cstheme="minorHAnsi"/>
          <w:b/>
          <w:sz w:val="21"/>
          <w:szCs w:val="21"/>
        </w:rPr>
        <w:t xml:space="preserve"> – CAN SELECT MORE THAN ONE PER ROW</w:t>
      </w:r>
      <w:r w:rsidRPr="00FB19D4">
        <w:rPr>
          <w:rFonts w:cstheme="minorHAnsi"/>
          <w:b/>
          <w:sz w:val="21"/>
          <w:szCs w:val="21"/>
        </w:rPr>
        <w:t>]</w:t>
      </w:r>
    </w:p>
    <w:p w14:paraId="48CC62F2" w14:textId="77777777" w:rsidR="005A0D0D" w:rsidRPr="00FB19D4" w:rsidRDefault="005A0D0D" w:rsidP="00BF3020">
      <w:pPr>
        <w:pStyle w:val="ListParagraph"/>
        <w:spacing w:after="0" w:line="240" w:lineRule="auto"/>
        <w:ind w:left="360"/>
        <w:rPr>
          <w:rFonts w:cstheme="minorHAnsi"/>
          <w:sz w:val="21"/>
          <w:szCs w:val="21"/>
        </w:rPr>
      </w:pPr>
    </w:p>
    <w:tbl>
      <w:tblPr>
        <w:tblStyle w:val="GridTable2-Accent1"/>
        <w:tblW w:w="0" w:type="auto"/>
        <w:tblLook w:val="04A0" w:firstRow="1" w:lastRow="0" w:firstColumn="1" w:lastColumn="0" w:noHBand="0" w:noVBand="1"/>
      </w:tblPr>
      <w:tblGrid>
        <w:gridCol w:w="4508"/>
        <w:gridCol w:w="1734"/>
        <w:gridCol w:w="1734"/>
        <w:gridCol w:w="1734"/>
      </w:tblGrid>
      <w:tr w:rsidR="00BF3020" w:rsidRPr="00FB19D4" w14:paraId="3D0D55DA" w14:textId="77777777" w:rsidTr="00BF30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CBA3B0A" w14:textId="77777777" w:rsidR="00BF3020" w:rsidRPr="00FB19D4" w:rsidRDefault="00BF3020" w:rsidP="000C10D3">
            <w:pPr>
              <w:rPr>
                <w:sz w:val="21"/>
                <w:szCs w:val="21"/>
              </w:rPr>
            </w:pPr>
          </w:p>
        </w:tc>
        <w:tc>
          <w:tcPr>
            <w:tcW w:w="1734" w:type="dxa"/>
          </w:tcPr>
          <w:p w14:paraId="6B494D04" w14:textId="076CEB78" w:rsidR="00BF3020" w:rsidRPr="00FB19D4" w:rsidRDefault="00BF3020" w:rsidP="00BF3020">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FB19D4">
              <w:rPr>
                <w:sz w:val="21"/>
                <w:szCs w:val="21"/>
              </w:rPr>
              <w:t xml:space="preserve">Use for </w:t>
            </w:r>
          </w:p>
          <w:p w14:paraId="7F77ADDE" w14:textId="58357084" w:rsidR="00BF3020" w:rsidRPr="00FB19D4" w:rsidRDefault="00BF3020" w:rsidP="00BF3020">
            <w:pPr>
              <w:jc w:val="center"/>
              <w:cnfStyle w:val="100000000000" w:firstRow="1" w:lastRow="0" w:firstColumn="0" w:lastColumn="0" w:oddVBand="0" w:evenVBand="0" w:oddHBand="0" w:evenHBand="0" w:firstRowFirstColumn="0" w:firstRowLastColumn="0" w:lastRowFirstColumn="0" w:lastRowLastColumn="0"/>
              <w:rPr>
                <w:sz w:val="21"/>
                <w:szCs w:val="21"/>
              </w:rPr>
            </w:pPr>
            <w:r w:rsidRPr="00FB19D4">
              <w:rPr>
                <w:sz w:val="21"/>
                <w:szCs w:val="21"/>
              </w:rPr>
              <w:t>banking</w:t>
            </w:r>
          </w:p>
        </w:tc>
        <w:tc>
          <w:tcPr>
            <w:tcW w:w="1734" w:type="dxa"/>
          </w:tcPr>
          <w:p w14:paraId="7394DC97" w14:textId="77777777" w:rsidR="005A0D0D" w:rsidRDefault="00BF3020" w:rsidP="00BF3020">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FB19D4">
              <w:rPr>
                <w:sz w:val="21"/>
                <w:szCs w:val="21"/>
              </w:rPr>
              <w:t xml:space="preserve">Use for </w:t>
            </w:r>
          </w:p>
          <w:p w14:paraId="2D56298B" w14:textId="63FCC816" w:rsidR="00BF3020" w:rsidRPr="00FB19D4" w:rsidRDefault="00BF3020" w:rsidP="00BF3020">
            <w:pPr>
              <w:jc w:val="center"/>
              <w:cnfStyle w:val="100000000000" w:firstRow="1" w:lastRow="0" w:firstColumn="0" w:lastColumn="0" w:oddVBand="0" w:evenVBand="0" w:oddHBand="0" w:evenHBand="0" w:firstRowFirstColumn="0" w:firstRowLastColumn="0" w:lastRowFirstColumn="0" w:lastRowLastColumn="0"/>
              <w:rPr>
                <w:sz w:val="21"/>
                <w:szCs w:val="21"/>
              </w:rPr>
            </w:pPr>
            <w:r w:rsidRPr="00FB19D4">
              <w:rPr>
                <w:sz w:val="21"/>
                <w:szCs w:val="21"/>
              </w:rPr>
              <w:t>insurance</w:t>
            </w:r>
          </w:p>
        </w:tc>
        <w:tc>
          <w:tcPr>
            <w:tcW w:w="1734" w:type="dxa"/>
          </w:tcPr>
          <w:p w14:paraId="5D8471C4" w14:textId="155DE3C9" w:rsidR="00BF3020" w:rsidRPr="00FB19D4" w:rsidRDefault="00BF3020" w:rsidP="00BF3020">
            <w:pPr>
              <w:jc w:val="center"/>
              <w:cnfStyle w:val="100000000000" w:firstRow="1" w:lastRow="0" w:firstColumn="0" w:lastColumn="0" w:oddVBand="0" w:evenVBand="0" w:oddHBand="0" w:evenHBand="0" w:firstRowFirstColumn="0" w:firstRowLastColumn="0" w:lastRowFirstColumn="0" w:lastRowLastColumn="0"/>
              <w:rPr>
                <w:sz w:val="21"/>
                <w:szCs w:val="21"/>
              </w:rPr>
            </w:pPr>
            <w:r w:rsidRPr="00FB19D4">
              <w:rPr>
                <w:sz w:val="21"/>
                <w:szCs w:val="21"/>
              </w:rPr>
              <w:t>Use for investments</w:t>
            </w:r>
          </w:p>
        </w:tc>
      </w:tr>
      <w:tr w:rsidR="003C5DE9" w:rsidRPr="00FB19D4" w14:paraId="1ECA446A" w14:textId="67217EC1" w:rsidTr="00BF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E34E88E" w14:textId="45245071" w:rsidR="003C5DE9" w:rsidRPr="00FB19D4" w:rsidRDefault="003C5DE9" w:rsidP="003C5DE9">
            <w:pPr>
              <w:rPr>
                <w:sz w:val="21"/>
                <w:szCs w:val="21"/>
              </w:rPr>
            </w:pPr>
            <w:r w:rsidRPr="00FB19D4">
              <w:rPr>
                <w:sz w:val="21"/>
                <w:szCs w:val="21"/>
              </w:rPr>
              <w:t>BMO (Bank of Montreal)</w:t>
            </w:r>
          </w:p>
        </w:tc>
        <w:tc>
          <w:tcPr>
            <w:tcW w:w="1734" w:type="dxa"/>
          </w:tcPr>
          <w:p w14:paraId="1CD53BDA"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rPr>
            </w:pPr>
          </w:p>
        </w:tc>
        <w:tc>
          <w:tcPr>
            <w:tcW w:w="1734" w:type="dxa"/>
          </w:tcPr>
          <w:p w14:paraId="40A6D586"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rPr>
            </w:pPr>
          </w:p>
        </w:tc>
        <w:tc>
          <w:tcPr>
            <w:tcW w:w="1734" w:type="dxa"/>
          </w:tcPr>
          <w:p w14:paraId="0B08A3EF"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rPr>
            </w:pPr>
          </w:p>
        </w:tc>
      </w:tr>
      <w:tr w:rsidR="003C5DE9" w:rsidRPr="00FB19D4" w14:paraId="70097677" w14:textId="6585B7ED" w:rsidTr="00BF3020">
        <w:tc>
          <w:tcPr>
            <w:cnfStyle w:val="001000000000" w:firstRow="0" w:lastRow="0" w:firstColumn="1" w:lastColumn="0" w:oddVBand="0" w:evenVBand="0" w:oddHBand="0" w:evenHBand="0" w:firstRowFirstColumn="0" w:firstRowLastColumn="0" w:lastRowFirstColumn="0" w:lastRowLastColumn="0"/>
            <w:tcW w:w="4508" w:type="dxa"/>
          </w:tcPr>
          <w:p w14:paraId="50AF4C28" w14:textId="274F4B01" w:rsidR="003C5DE9" w:rsidRPr="00FB19D4" w:rsidRDefault="003C5DE9" w:rsidP="003C5DE9">
            <w:pPr>
              <w:rPr>
                <w:sz w:val="21"/>
                <w:szCs w:val="21"/>
              </w:rPr>
            </w:pPr>
            <w:r w:rsidRPr="00FB19D4">
              <w:rPr>
                <w:sz w:val="21"/>
                <w:szCs w:val="21"/>
              </w:rPr>
              <w:t>BMO Nesbitt Burns</w:t>
            </w:r>
          </w:p>
        </w:tc>
        <w:tc>
          <w:tcPr>
            <w:tcW w:w="1734" w:type="dxa"/>
          </w:tcPr>
          <w:p w14:paraId="4CA1305F"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rPr>
            </w:pPr>
          </w:p>
        </w:tc>
        <w:tc>
          <w:tcPr>
            <w:tcW w:w="1734" w:type="dxa"/>
          </w:tcPr>
          <w:p w14:paraId="316D4137"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rPr>
            </w:pPr>
          </w:p>
        </w:tc>
        <w:tc>
          <w:tcPr>
            <w:tcW w:w="1734" w:type="dxa"/>
          </w:tcPr>
          <w:p w14:paraId="55EDF077"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rPr>
            </w:pPr>
          </w:p>
        </w:tc>
      </w:tr>
      <w:tr w:rsidR="003C5DE9" w:rsidRPr="00FB19D4" w14:paraId="05BFA38E" w14:textId="242ED841" w:rsidTr="00BF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612AE90" w14:textId="379714C6" w:rsidR="003C5DE9" w:rsidRPr="00FB19D4" w:rsidRDefault="003C5DE9" w:rsidP="003C5DE9">
            <w:pPr>
              <w:rPr>
                <w:sz w:val="21"/>
                <w:szCs w:val="21"/>
              </w:rPr>
            </w:pPr>
            <w:r w:rsidRPr="00FB19D4">
              <w:rPr>
                <w:sz w:val="21"/>
                <w:szCs w:val="21"/>
              </w:rPr>
              <w:t xml:space="preserve">BMO </w:t>
            </w:r>
            <w:proofErr w:type="spellStart"/>
            <w:r w:rsidRPr="00FB19D4">
              <w:rPr>
                <w:sz w:val="21"/>
                <w:szCs w:val="21"/>
              </w:rPr>
              <w:t>Investorline</w:t>
            </w:r>
            <w:proofErr w:type="spellEnd"/>
          </w:p>
        </w:tc>
        <w:tc>
          <w:tcPr>
            <w:tcW w:w="1734" w:type="dxa"/>
          </w:tcPr>
          <w:p w14:paraId="7528515F"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rPr>
            </w:pPr>
          </w:p>
        </w:tc>
        <w:tc>
          <w:tcPr>
            <w:tcW w:w="1734" w:type="dxa"/>
          </w:tcPr>
          <w:p w14:paraId="08E53AE6"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rPr>
            </w:pPr>
          </w:p>
        </w:tc>
        <w:tc>
          <w:tcPr>
            <w:tcW w:w="1734" w:type="dxa"/>
          </w:tcPr>
          <w:p w14:paraId="342AF2FB"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rPr>
            </w:pPr>
          </w:p>
        </w:tc>
      </w:tr>
      <w:tr w:rsidR="003C5DE9" w:rsidRPr="00FB19D4" w14:paraId="1F62EB5F" w14:textId="6EB857F4" w:rsidTr="00BF3020">
        <w:tc>
          <w:tcPr>
            <w:cnfStyle w:val="001000000000" w:firstRow="0" w:lastRow="0" w:firstColumn="1" w:lastColumn="0" w:oddVBand="0" w:evenVBand="0" w:oddHBand="0" w:evenHBand="0" w:firstRowFirstColumn="0" w:firstRowLastColumn="0" w:lastRowFirstColumn="0" w:lastRowLastColumn="0"/>
            <w:tcW w:w="4508" w:type="dxa"/>
          </w:tcPr>
          <w:p w14:paraId="23F23EE0" w14:textId="6278B65C" w:rsidR="003C5DE9" w:rsidRPr="00FB19D4" w:rsidRDefault="003C5DE9" w:rsidP="003C5DE9">
            <w:pPr>
              <w:rPr>
                <w:sz w:val="21"/>
                <w:szCs w:val="21"/>
              </w:rPr>
            </w:pPr>
            <w:r w:rsidRPr="00FB19D4">
              <w:rPr>
                <w:sz w:val="21"/>
                <w:szCs w:val="21"/>
              </w:rPr>
              <w:t xml:space="preserve">BMO </w:t>
            </w:r>
            <w:proofErr w:type="spellStart"/>
            <w:r w:rsidRPr="00FB19D4">
              <w:rPr>
                <w:sz w:val="21"/>
                <w:szCs w:val="21"/>
              </w:rPr>
              <w:t>SmartFolio</w:t>
            </w:r>
            <w:proofErr w:type="spellEnd"/>
          </w:p>
        </w:tc>
        <w:tc>
          <w:tcPr>
            <w:tcW w:w="1734" w:type="dxa"/>
          </w:tcPr>
          <w:p w14:paraId="2D97CCBF"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rPr>
            </w:pPr>
          </w:p>
        </w:tc>
        <w:tc>
          <w:tcPr>
            <w:tcW w:w="1734" w:type="dxa"/>
          </w:tcPr>
          <w:p w14:paraId="77D27F6C"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rPr>
            </w:pPr>
          </w:p>
        </w:tc>
        <w:tc>
          <w:tcPr>
            <w:tcW w:w="1734" w:type="dxa"/>
          </w:tcPr>
          <w:p w14:paraId="31132480"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rPr>
            </w:pPr>
          </w:p>
        </w:tc>
      </w:tr>
      <w:tr w:rsidR="003C5DE9" w:rsidRPr="00FB19D4" w14:paraId="782E4895" w14:textId="466C1BE4" w:rsidTr="00BF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0EC66BE" w14:textId="250ECB7E" w:rsidR="003C5DE9" w:rsidRPr="00FB19D4" w:rsidRDefault="003C5DE9" w:rsidP="003C5DE9">
            <w:pPr>
              <w:rPr>
                <w:sz w:val="21"/>
                <w:szCs w:val="21"/>
              </w:rPr>
            </w:pPr>
            <w:proofErr w:type="spellStart"/>
            <w:r w:rsidRPr="00FB19D4">
              <w:rPr>
                <w:sz w:val="21"/>
                <w:szCs w:val="21"/>
              </w:rPr>
              <w:t>Caisse</w:t>
            </w:r>
            <w:proofErr w:type="spellEnd"/>
            <w:r w:rsidRPr="00FB19D4">
              <w:rPr>
                <w:sz w:val="21"/>
                <w:szCs w:val="21"/>
              </w:rPr>
              <w:t xml:space="preserve"> Populaire/ Desjardins</w:t>
            </w:r>
          </w:p>
        </w:tc>
        <w:tc>
          <w:tcPr>
            <w:tcW w:w="1734" w:type="dxa"/>
          </w:tcPr>
          <w:p w14:paraId="2E447928"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rPr>
            </w:pPr>
          </w:p>
        </w:tc>
        <w:tc>
          <w:tcPr>
            <w:tcW w:w="1734" w:type="dxa"/>
          </w:tcPr>
          <w:p w14:paraId="05A670DA"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rPr>
            </w:pPr>
          </w:p>
        </w:tc>
        <w:tc>
          <w:tcPr>
            <w:tcW w:w="1734" w:type="dxa"/>
          </w:tcPr>
          <w:p w14:paraId="3C76C80E"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rPr>
            </w:pPr>
          </w:p>
        </w:tc>
      </w:tr>
      <w:tr w:rsidR="003C5DE9" w:rsidRPr="00FB19D4" w14:paraId="7486BEF7" w14:textId="33E58CD7" w:rsidTr="00BF3020">
        <w:tc>
          <w:tcPr>
            <w:cnfStyle w:val="001000000000" w:firstRow="0" w:lastRow="0" w:firstColumn="1" w:lastColumn="0" w:oddVBand="0" w:evenVBand="0" w:oddHBand="0" w:evenHBand="0" w:firstRowFirstColumn="0" w:firstRowLastColumn="0" w:lastRowFirstColumn="0" w:lastRowLastColumn="0"/>
            <w:tcW w:w="4508" w:type="dxa"/>
          </w:tcPr>
          <w:p w14:paraId="22A379DC" w14:textId="202CA149" w:rsidR="003C5DE9" w:rsidRPr="00FB19D4" w:rsidRDefault="003C5DE9" w:rsidP="003C5DE9">
            <w:pPr>
              <w:rPr>
                <w:sz w:val="21"/>
                <w:szCs w:val="21"/>
              </w:rPr>
            </w:pPr>
            <w:r w:rsidRPr="00FB19D4">
              <w:rPr>
                <w:sz w:val="21"/>
                <w:szCs w:val="21"/>
              </w:rPr>
              <w:t>Canada Life</w:t>
            </w:r>
          </w:p>
        </w:tc>
        <w:tc>
          <w:tcPr>
            <w:tcW w:w="1734" w:type="dxa"/>
          </w:tcPr>
          <w:p w14:paraId="616411FD"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rPr>
            </w:pPr>
          </w:p>
        </w:tc>
        <w:tc>
          <w:tcPr>
            <w:tcW w:w="1734" w:type="dxa"/>
          </w:tcPr>
          <w:p w14:paraId="19B9AE37"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rPr>
            </w:pPr>
          </w:p>
        </w:tc>
        <w:tc>
          <w:tcPr>
            <w:tcW w:w="1734" w:type="dxa"/>
          </w:tcPr>
          <w:p w14:paraId="0858E016"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rPr>
            </w:pPr>
          </w:p>
        </w:tc>
      </w:tr>
      <w:tr w:rsidR="003C5DE9" w:rsidRPr="00FB19D4" w14:paraId="22468E81" w14:textId="54996683" w:rsidTr="00BF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05905F5" w14:textId="4BBA1319" w:rsidR="003C5DE9" w:rsidRPr="00FB19D4" w:rsidRDefault="003C5DE9" w:rsidP="003C5DE9">
            <w:pPr>
              <w:rPr>
                <w:sz w:val="21"/>
                <w:szCs w:val="21"/>
              </w:rPr>
            </w:pPr>
            <w:r w:rsidRPr="00FB19D4">
              <w:rPr>
                <w:sz w:val="21"/>
                <w:szCs w:val="21"/>
                <w:lang w:val="en-US"/>
              </w:rPr>
              <w:t>CI Investments</w:t>
            </w:r>
          </w:p>
        </w:tc>
        <w:tc>
          <w:tcPr>
            <w:tcW w:w="1734" w:type="dxa"/>
          </w:tcPr>
          <w:p w14:paraId="0FCCC358"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rPr>
            </w:pPr>
          </w:p>
        </w:tc>
        <w:tc>
          <w:tcPr>
            <w:tcW w:w="1734" w:type="dxa"/>
          </w:tcPr>
          <w:p w14:paraId="2A5D470B"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rPr>
            </w:pPr>
          </w:p>
        </w:tc>
        <w:tc>
          <w:tcPr>
            <w:tcW w:w="1734" w:type="dxa"/>
          </w:tcPr>
          <w:p w14:paraId="1BFE841D"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rPr>
            </w:pPr>
          </w:p>
        </w:tc>
      </w:tr>
      <w:tr w:rsidR="003C5DE9" w:rsidRPr="00FB19D4" w14:paraId="296D3E2D" w14:textId="0E1EFBD1" w:rsidTr="00BF3020">
        <w:tc>
          <w:tcPr>
            <w:cnfStyle w:val="001000000000" w:firstRow="0" w:lastRow="0" w:firstColumn="1" w:lastColumn="0" w:oddVBand="0" w:evenVBand="0" w:oddHBand="0" w:evenHBand="0" w:firstRowFirstColumn="0" w:firstRowLastColumn="0" w:lastRowFirstColumn="0" w:lastRowLastColumn="0"/>
            <w:tcW w:w="4508" w:type="dxa"/>
          </w:tcPr>
          <w:p w14:paraId="07D5A024" w14:textId="4DF51C2F" w:rsidR="003C5DE9" w:rsidRPr="00FB19D4" w:rsidRDefault="003C5DE9" w:rsidP="003C5DE9">
            <w:pPr>
              <w:rPr>
                <w:sz w:val="21"/>
                <w:szCs w:val="21"/>
                <w:lang w:val="en-US"/>
              </w:rPr>
            </w:pPr>
            <w:r w:rsidRPr="00FB19D4">
              <w:rPr>
                <w:sz w:val="21"/>
                <w:szCs w:val="21"/>
                <w:lang w:val="en-US"/>
              </w:rPr>
              <w:t xml:space="preserve">CIBC </w:t>
            </w:r>
            <w:r w:rsidR="005A0D0D">
              <w:rPr>
                <w:sz w:val="21"/>
                <w:szCs w:val="21"/>
                <w:lang w:val="en-US"/>
              </w:rPr>
              <w:t>B</w:t>
            </w:r>
            <w:r w:rsidRPr="00FB19D4">
              <w:rPr>
                <w:sz w:val="21"/>
                <w:szCs w:val="21"/>
                <w:lang w:val="en-US"/>
              </w:rPr>
              <w:t>ank</w:t>
            </w:r>
          </w:p>
        </w:tc>
        <w:tc>
          <w:tcPr>
            <w:tcW w:w="1734" w:type="dxa"/>
          </w:tcPr>
          <w:p w14:paraId="5C0D57EC"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2FB66822"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55AF4C01"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r>
      <w:tr w:rsidR="003C5DE9" w:rsidRPr="00FB19D4" w14:paraId="45E9D02A" w14:textId="41039C5A" w:rsidTr="00BF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EF7078F" w14:textId="79474236" w:rsidR="003C5DE9" w:rsidRPr="00FB19D4" w:rsidRDefault="003C5DE9" w:rsidP="003C5DE9">
            <w:pPr>
              <w:rPr>
                <w:sz w:val="21"/>
                <w:szCs w:val="21"/>
                <w:lang w:val="en-US"/>
              </w:rPr>
            </w:pPr>
            <w:r w:rsidRPr="00FB19D4">
              <w:rPr>
                <w:sz w:val="21"/>
                <w:szCs w:val="21"/>
              </w:rPr>
              <w:t>CIBC Wood Gundy</w:t>
            </w:r>
          </w:p>
        </w:tc>
        <w:tc>
          <w:tcPr>
            <w:tcW w:w="1734" w:type="dxa"/>
          </w:tcPr>
          <w:p w14:paraId="2CA4C1A7"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4F2C4D85"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4292084E"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r>
      <w:tr w:rsidR="003C5DE9" w:rsidRPr="00FB19D4" w14:paraId="7E1FB54C" w14:textId="7755697B" w:rsidTr="00BF3020">
        <w:tc>
          <w:tcPr>
            <w:cnfStyle w:val="001000000000" w:firstRow="0" w:lastRow="0" w:firstColumn="1" w:lastColumn="0" w:oddVBand="0" w:evenVBand="0" w:oddHBand="0" w:evenHBand="0" w:firstRowFirstColumn="0" w:firstRowLastColumn="0" w:lastRowFirstColumn="0" w:lastRowLastColumn="0"/>
            <w:tcW w:w="4508" w:type="dxa"/>
          </w:tcPr>
          <w:p w14:paraId="35E3C595" w14:textId="27034A6B" w:rsidR="003C5DE9" w:rsidRPr="00FB19D4" w:rsidRDefault="003C5DE9" w:rsidP="003C5DE9">
            <w:pPr>
              <w:rPr>
                <w:sz w:val="21"/>
                <w:szCs w:val="21"/>
              </w:rPr>
            </w:pPr>
            <w:r w:rsidRPr="00FB19D4">
              <w:rPr>
                <w:sz w:val="21"/>
                <w:szCs w:val="21"/>
                <w:lang w:val="en-US"/>
              </w:rPr>
              <w:t>Credit Union [SPECIFY]_____________________________</w:t>
            </w:r>
          </w:p>
        </w:tc>
        <w:tc>
          <w:tcPr>
            <w:tcW w:w="1734" w:type="dxa"/>
          </w:tcPr>
          <w:p w14:paraId="44DEA2B4"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rPr>
            </w:pPr>
          </w:p>
        </w:tc>
        <w:tc>
          <w:tcPr>
            <w:tcW w:w="1734" w:type="dxa"/>
          </w:tcPr>
          <w:p w14:paraId="2885E817"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rPr>
            </w:pPr>
          </w:p>
        </w:tc>
        <w:tc>
          <w:tcPr>
            <w:tcW w:w="1734" w:type="dxa"/>
          </w:tcPr>
          <w:p w14:paraId="22BC8906"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rPr>
            </w:pPr>
          </w:p>
        </w:tc>
      </w:tr>
      <w:tr w:rsidR="003C5DE9" w:rsidRPr="00FB19D4" w14:paraId="0E4B39C6" w14:textId="35E1700A" w:rsidTr="00BF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17B3273" w14:textId="00EE0860" w:rsidR="003C5DE9" w:rsidRPr="00FB19D4" w:rsidRDefault="003C5DE9" w:rsidP="003C5DE9">
            <w:pPr>
              <w:rPr>
                <w:sz w:val="21"/>
                <w:szCs w:val="21"/>
                <w:lang w:val="en-US"/>
              </w:rPr>
            </w:pPr>
            <w:r w:rsidRPr="00FB19D4">
              <w:rPr>
                <w:sz w:val="21"/>
                <w:szCs w:val="21"/>
                <w:lang w:val="en-US"/>
              </w:rPr>
              <w:t>Edward Jones</w:t>
            </w:r>
          </w:p>
        </w:tc>
        <w:tc>
          <w:tcPr>
            <w:tcW w:w="1734" w:type="dxa"/>
          </w:tcPr>
          <w:p w14:paraId="2E1BBB11"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1BDF0B73"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249406B4"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r>
      <w:tr w:rsidR="003C5DE9" w:rsidRPr="00FB19D4" w14:paraId="104EE276" w14:textId="5DD1DD6A" w:rsidTr="00BF3020">
        <w:tc>
          <w:tcPr>
            <w:cnfStyle w:val="001000000000" w:firstRow="0" w:lastRow="0" w:firstColumn="1" w:lastColumn="0" w:oddVBand="0" w:evenVBand="0" w:oddHBand="0" w:evenHBand="0" w:firstRowFirstColumn="0" w:firstRowLastColumn="0" w:lastRowFirstColumn="0" w:lastRowLastColumn="0"/>
            <w:tcW w:w="4508" w:type="dxa"/>
          </w:tcPr>
          <w:p w14:paraId="76F42C28" w14:textId="66720658" w:rsidR="003C5DE9" w:rsidRPr="00FB19D4" w:rsidRDefault="003C5DE9" w:rsidP="003C5DE9">
            <w:pPr>
              <w:rPr>
                <w:sz w:val="21"/>
                <w:szCs w:val="21"/>
                <w:lang w:val="en-US"/>
              </w:rPr>
            </w:pPr>
            <w:r w:rsidRPr="00FB19D4">
              <w:rPr>
                <w:sz w:val="21"/>
                <w:szCs w:val="21"/>
                <w:lang w:val="en-US"/>
              </w:rPr>
              <w:t>Empire Life</w:t>
            </w:r>
          </w:p>
        </w:tc>
        <w:tc>
          <w:tcPr>
            <w:tcW w:w="1734" w:type="dxa"/>
          </w:tcPr>
          <w:p w14:paraId="69033E9E"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29B77964"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572803EC"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r>
      <w:tr w:rsidR="003C5DE9" w:rsidRPr="00FB19D4" w14:paraId="201D11C8" w14:textId="352B5B76" w:rsidTr="00BF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D5279F2" w14:textId="6A2DC362" w:rsidR="003C5DE9" w:rsidRPr="00FB19D4" w:rsidRDefault="003C5DE9" w:rsidP="003C5DE9">
            <w:pPr>
              <w:rPr>
                <w:sz w:val="21"/>
                <w:szCs w:val="21"/>
                <w:lang w:val="en-US"/>
              </w:rPr>
            </w:pPr>
            <w:r w:rsidRPr="00FB19D4">
              <w:rPr>
                <w:sz w:val="21"/>
                <w:szCs w:val="21"/>
                <w:lang w:val="en-US"/>
              </w:rPr>
              <w:t>Fidelity Investments Canada</w:t>
            </w:r>
          </w:p>
        </w:tc>
        <w:tc>
          <w:tcPr>
            <w:tcW w:w="1734" w:type="dxa"/>
          </w:tcPr>
          <w:p w14:paraId="7FBC178D"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0D327D87"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5B6098D4"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r>
      <w:tr w:rsidR="003C5DE9" w:rsidRPr="00FB19D4" w14:paraId="2CEC62D5" w14:textId="23D3EA7D" w:rsidTr="00BF3020">
        <w:tc>
          <w:tcPr>
            <w:cnfStyle w:val="001000000000" w:firstRow="0" w:lastRow="0" w:firstColumn="1" w:lastColumn="0" w:oddVBand="0" w:evenVBand="0" w:oddHBand="0" w:evenHBand="0" w:firstRowFirstColumn="0" w:firstRowLastColumn="0" w:lastRowFirstColumn="0" w:lastRowLastColumn="0"/>
            <w:tcW w:w="4508" w:type="dxa"/>
          </w:tcPr>
          <w:p w14:paraId="163FE978" w14:textId="33DA215B" w:rsidR="003C5DE9" w:rsidRPr="00FB19D4" w:rsidRDefault="003C5DE9" w:rsidP="003C5DE9">
            <w:pPr>
              <w:rPr>
                <w:sz w:val="21"/>
                <w:szCs w:val="21"/>
                <w:lang w:val="en-US"/>
              </w:rPr>
            </w:pPr>
            <w:r w:rsidRPr="00FB19D4">
              <w:rPr>
                <w:sz w:val="21"/>
                <w:szCs w:val="21"/>
                <w:lang w:val="en-US"/>
              </w:rPr>
              <w:t>Investors Group</w:t>
            </w:r>
          </w:p>
        </w:tc>
        <w:tc>
          <w:tcPr>
            <w:tcW w:w="1734" w:type="dxa"/>
          </w:tcPr>
          <w:p w14:paraId="56128A5D"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406C4E93"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13D77F5A"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r>
      <w:tr w:rsidR="003C5DE9" w:rsidRPr="00FB19D4" w14:paraId="05115579" w14:textId="4D3D4D2D" w:rsidTr="00BF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3984EBD" w14:textId="3E1CE92A" w:rsidR="003C5DE9" w:rsidRPr="00FB19D4" w:rsidRDefault="003C5DE9" w:rsidP="003C5DE9">
            <w:pPr>
              <w:rPr>
                <w:sz w:val="21"/>
                <w:szCs w:val="21"/>
                <w:lang w:val="en-US"/>
              </w:rPr>
            </w:pPr>
            <w:r w:rsidRPr="00FB19D4">
              <w:rPr>
                <w:sz w:val="21"/>
                <w:szCs w:val="21"/>
                <w:lang w:val="en-US"/>
              </w:rPr>
              <w:t>Great-West Life</w:t>
            </w:r>
          </w:p>
        </w:tc>
        <w:tc>
          <w:tcPr>
            <w:tcW w:w="1734" w:type="dxa"/>
          </w:tcPr>
          <w:p w14:paraId="29D55766"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5EE9ECA9"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43C69B01"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r>
      <w:tr w:rsidR="003C5DE9" w:rsidRPr="00FB19D4" w14:paraId="381DEB16" w14:textId="35353F2B" w:rsidTr="00BF3020">
        <w:tc>
          <w:tcPr>
            <w:cnfStyle w:val="001000000000" w:firstRow="0" w:lastRow="0" w:firstColumn="1" w:lastColumn="0" w:oddVBand="0" w:evenVBand="0" w:oddHBand="0" w:evenHBand="0" w:firstRowFirstColumn="0" w:firstRowLastColumn="0" w:lastRowFirstColumn="0" w:lastRowLastColumn="0"/>
            <w:tcW w:w="4508" w:type="dxa"/>
          </w:tcPr>
          <w:p w14:paraId="0508A7E7" w14:textId="3A3B49C6" w:rsidR="003C5DE9" w:rsidRPr="00FB19D4" w:rsidRDefault="003C5DE9" w:rsidP="003C5DE9">
            <w:pPr>
              <w:rPr>
                <w:sz w:val="21"/>
                <w:szCs w:val="21"/>
                <w:lang w:val="en-US"/>
              </w:rPr>
            </w:pPr>
            <w:r w:rsidRPr="00FB19D4">
              <w:rPr>
                <w:sz w:val="21"/>
                <w:szCs w:val="21"/>
                <w:lang w:val="en-US"/>
              </w:rPr>
              <w:t>London Life</w:t>
            </w:r>
          </w:p>
        </w:tc>
        <w:tc>
          <w:tcPr>
            <w:tcW w:w="1734" w:type="dxa"/>
          </w:tcPr>
          <w:p w14:paraId="6377D423"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743FBE26"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56C52B3D"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r>
      <w:tr w:rsidR="003C5DE9" w:rsidRPr="00FB19D4" w14:paraId="4F87BC6E" w14:textId="65189C19" w:rsidTr="00BF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ED07E3C" w14:textId="3E6CF1FF" w:rsidR="003C5DE9" w:rsidRPr="00FB19D4" w:rsidRDefault="003C5DE9" w:rsidP="003C5DE9">
            <w:pPr>
              <w:rPr>
                <w:sz w:val="21"/>
                <w:szCs w:val="21"/>
                <w:lang w:val="en-US"/>
              </w:rPr>
            </w:pPr>
            <w:r w:rsidRPr="00FB19D4">
              <w:rPr>
                <w:sz w:val="21"/>
                <w:szCs w:val="21"/>
                <w:lang w:val="en-US"/>
              </w:rPr>
              <w:t>Manulife</w:t>
            </w:r>
          </w:p>
        </w:tc>
        <w:tc>
          <w:tcPr>
            <w:tcW w:w="1734" w:type="dxa"/>
          </w:tcPr>
          <w:p w14:paraId="61DA8BD6"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4DD83F02"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7C295C38"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r>
      <w:tr w:rsidR="003C5DE9" w:rsidRPr="00FB19D4" w14:paraId="3D5F69A9" w14:textId="59C3DB2F" w:rsidTr="00BF3020">
        <w:tc>
          <w:tcPr>
            <w:cnfStyle w:val="001000000000" w:firstRow="0" w:lastRow="0" w:firstColumn="1" w:lastColumn="0" w:oddVBand="0" w:evenVBand="0" w:oddHBand="0" w:evenHBand="0" w:firstRowFirstColumn="0" w:firstRowLastColumn="0" w:lastRowFirstColumn="0" w:lastRowLastColumn="0"/>
            <w:tcW w:w="4508" w:type="dxa"/>
          </w:tcPr>
          <w:p w14:paraId="2554B2E3" w14:textId="5159E4CD" w:rsidR="003C5DE9" w:rsidRPr="00FB19D4" w:rsidRDefault="003C5DE9" w:rsidP="003C5DE9">
            <w:pPr>
              <w:rPr>
                <w:sz w:val="21"/>
                <w:szCs w:val="21"/>
                <w:lang w:val="en-US"/>
              </w:rPr>
            </w:pPr>
            <w:r w:rsidRPr="00FB19D4">
              <w:rPr>
                <w:sz w:val="21"/>
                <w:szCs w:val="21"/>
                <w:lang w:val="en-US"/>
              </w:rPr>
              <w:t>National Bank</w:t>
            </w:r>
          </w:p>
        </w:tc>
        <w:tc>
          <w:tcPr>
            <w:tcW w:w="1734" w:type="dxa"/>
          </w:tcPr>
          <w:p w14:paraId="093BD468"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2A582026"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49BC8A3E"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r>
      <w:tr w:rsidR="003C5DE9" w:rsidRPr="00FB19D4" w14:paraId="172AFAD6" w14:textId="61104324" w:rsidTr="00BF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0653EE8" w14:textId="4D553C25" w:rsidR="003C5DE9" w:rsidRPr="00FB19D4" w:rsidRDefault="003C5DE9" w:rsidP="003C5DE9">
            <w:pPr>
              <w:rPr>
                <w:sz w:val="21"/>
                <w:szCs w:val="21"/>
                <w:lang w:val="en-US"/>
              </w:rPr>
            </w:pPr>
            <w:r w:rsidRPr="00FB19D4">
              <w:rPr>
                <w:sz w:val="21"/>
                <w:szCs w:val="21"/>
                <w:lang w:val="en-US"/>
              </w:rPr>
              <w:t>RBC/Royal Bank</w:t>
            </w:r>
          </w:p>
        </w:tc>
        <w:tc>
          <w:tcPr>
            <w:tcW w:w="1734" w:type="dxa"/>
          </w:tcPr>
          <w:p w14:paraId="3DF8B6ED"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5EA03E45"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47EC9505"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r>
      <w:tr w:rsidR="003C5DE9" w:rsidRPr="00FB19D4" w14:paraId="14F1E276" w14:textId="5A1DAB98" w:rsidTr="00BF3020">
        <w:tc>
          <w:tcPr>
            <w:cnfStyle w:val="001000000000" w:firstRow="0" w:lastRow="0" w:firstColumn="1" w:lastColumn="0" w:oddVBand="0" w:evenVBand="0" w:oddHBand="0" w:evenHBand="0" w:firstRowFirstColumn="0" w:firstRowLastColumn="0" w:lastRowFirstColumn="0" w:lastRowLastColumn="0"/>
            <w:tcW w:w="4508" w:type="dxa"/>
          </w:tcPr>
          <w:p w14:paraId="66E5B231" w14:textId="1483B9BA" w:rsidR="003C5DE9" w:rsidRPr="00FB19D4" w:rsidRDefault="003C5DE9" w:rsidP="003C5DE9">
            <w:pPr>
              <w:rPr>
                <w:sz w:val="21"/>
                <w:szCs w:val="21"/>
                <w:lang w:val="en-US"/>
              </w:rPr>
            </w:pPr>
            <w:r w:rsidRPr="00FB19D4">
              <w:rPr>
                <w:sz w:val="21"/>
                <w:szCs w:val="21"/>
                <w:lang w:val="en-US"/>
              </w:rPr>
              <w:t>RBC Dominion Securities</w:t>
            </w:r>
          </w:p>
        </w:tc>
        <w:tc>
          <w:tcPr>
            <w:tcW w:w="1734" w:type="dxa"/>
          </w:tcPr>
          <w:p w14:paraId="396C40EA"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41245F01"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3F4CCAB3"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r>
      <w:tr w:rsidR="005A0D0D" w:rsidRPr="00FB19D4" w14:paraId="682D9D87" w14:textId="77777777" w:rsidTr="00BF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B0ABBF7" w14:textId="6BDC9E16" w:rsidR="005A0D0D" w:rsidRPr="00FB19D4" w:rsidRDefault="005A0D0D" w:rsidP="003C5DE9">
            <w:pPr>
              <w:rPr>
                <w:sz w:val="21"/>
                <w:szCs w:val="21"/>
                <w:lang w:val="en-US"/>
              </w:rPr>
            </w:pPr>
            <w:r>
              <w:rPr>
                <w:sz w:val="21"/>
                <w:szCs w:val="21"/>
                <w:lang w:val="en-US"/>
              </w:rPr>
              <w:t>RBC Direct Investing</w:t>
            </w:r>
          </w:p>
        </w:tc>
        <w:tc>
          <w:tcPr>
            <w:tcW w:w="1734" w:type="dxa"/>
          </w:tcPr>
          <w:p w14:paraId="45D9E7D8" w14:textId="77777777" w:rsidR="005A0D0D" w:rsidRPr="00FB19D4" w:rsidRDefault="005A0D0D"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53A02B19" w14:textId="77777777" w:rsidR="005A0D0D" w:rsidRPr="00FB19D4" w:rsidRDefault="005A0D0D"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42A251EC" w14:textId="77777777" w:rsidR="005A0D0D" w:rsidRPr="00FB19D4" w:rsidRDefault="005A0D0D"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r>
      <w:tr w:rsidR="003C5DE9" w:rsidRPr="00FB19D4" w14:paraId="1D45B8B1" w14:textId="0008FEC3" w:rsidTr="00BF3020">
        <w:tc>
          <w:tcPr>
            <w:cnfStyle w:val="001000000000" w:firstRow="0" w:lastRow="0" w:firstColumn="1" w:lastColumn="0" w:oddVBand="0" w:evenVBand="0" w:oddHBand="0" w:evenHBand="0" w:firstRowFirstColumn="0" w:firstRowLastColumn="0" w:lastRowFirstColumn="0" w:lastRowLastColumn="0"/>
            <w:tcW w:w="4508" w:type="dxa"/>
          </w:tcPr>
          <w:p w14:paraId="1E89887C" w14:textId="624B92C3" w:rsidR="003C5DE9" w:rsidRPr="00FB19D4" w:rsidRDefault="003C5DE9" w:rsidP="003C5DE9">
            <w:pPr>
              <w:rPr>
                <w:sz w:val="21"/>
                <w:szCs w:val="21"/>
                <w:lang w:val="en-US"/>
              </w:rPr>
            </w:pPr>
            <w:r w:rsidRPr="00FB19D4">
              <w:rPr>
                <w:sz w:val="21"/>
                <w:szCs w:val="21"/>
                <w:lang w:val="en-US"/>
              </w:rPr>
              <w:t>Scotiabank</w:t>
            </w:r>
          </w:p>
        </w:tc>
        <w:tc>
          <w:tcPr>
            <w:tcW w:w="1734" w:type="dxa"/>
          </w:tcPr>
          <w:p w14:paraId="56BB3918"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3B1DCEFB"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7422281F"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r>
      <w:tr w:rsidR="003C5DE9" w:rsidRPr="00FB19D4" w14:paraId="0AD42A2C" w14:textId="5D6A30B0" w:rsidTr="00BF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6CB2842" w14:textId="1E21320D" w:rsidR="003C5DE9" w:rsidRPr="00FB19D4" w:rsidRDefault="003C5DE9" w:rsidP="003C5DE9">
            <w:pPr>
              <w:rPr>
                <w:sz w:val="21"/>
                <w:szCs w:val="21"/>
                <w:lang w:val="en-US"/>
              </w:rPr>
            </w:pPr>
            <w:r w:rsidRPr="00FB19D4">
              <w:rPr>
                <w:sz w:val="21"/>
                <w:szCs w:val="21"/>
              </w:rPr>
              <w:t>Scotia McLeod</w:t>
            </w:r>
          </w:p>
        </w:tc>
        <w:tc>
          <w:tcPr>
            <w:tcW w:w="1734" w:type="dxa"/>
          </w:tcPr>
          <w:p w14:paraId="3A72A6BE"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162B00A2"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4DDAA821"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r>
      <w:tr w:rsidR="003C5DE9" w:rsidRPr="00FB19D4" w14:paraId="467B0951" w14:textId="5870CBCF" w:rsidTr="00BF3020">
        <w:tc>
          <w:tcPr>
            <w:cnfStyle w:val="001000000000" w:firstRow="0" w:lastRow="0" w:firstColumn="1" w:lastColumn="0" w:oddVBand="0" w:evenVBand="0" w:oddHBand="0" w:evenHBand="0" w:firstRowFirstColumn="0" w:firstRowLastColumn="0" w:lastRowFirstColumn="0" w:lastRowLastColumn="0"/>
            <w:tcW w:w="4508" w:type="dxa"/>
          </w:tcPr>
          <w:p w14:paraId="08628453" w14:textId="13C2E92D" w:rsidR="003C5DE9" w:rsidRPr="00FB19D4" w:rsidRDefault="003C5DE9" w:rsidP="003C5DE9">
            <w:pPr>
              <w:rPr>
                <w:sz w:val="21"/>
                <w:szCs w:val="21"/>
                <w:lang w:val="en-US"/>
              </w:rPr>
            </w:pPr>
            <w:r w:rsidRPr="00FB19D4">
              <w:rPr>
                <w:sz w:val="21"/>
                <w:szCs w:val="21"/>
                <w:lang w:val="en-US"/>
              </w:rPr>
              <w:t>Sun Life Financial</w:t>
            </w:r>
          </w:p>
        </w:tc>
        <w:tc>
          <w:tcPr>
            <w:tcW w:w="1734" w:type="dxa"/>
          </w:tcPr>
          <w:p w14:paraId="7C961F79"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1BF13F7C"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7A47AB86"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r>
      <w:tr w:rsidR="003C5DE9" w:rsidRPr="00FB19D4" w14:paraId="0C81F62C" w14:textId="2A8C2007" w:rsidTr="00BF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92145DC" w14:textId="17B6CFCE" w:rsidR="003C5DE9" w:rsidRPr="00FB19D4" w:rsidRDefault="003C5DE9" w:rsidP="003C5DE9">
            <w:pPr>
              <w:rPr>
                <w:sz w:val="21"/>
                <w:szCs w:val="21"/>
                <w:lang w:val="en-US"/>
              </w:rPr>
            </w:pPr>
            <w:r w:rsidRPr="00FB19D4">
              <w:rPr>
                <w:sz w:val="21"/>
                <w:szCs w:val="21"/>
                <w:lang w:val="en-US"/>
              </w:rPr>
              <w:t>TD Canada Trust</w:t>
            </w:r>
          </w:p>
        </w:tc>
        <w:tc>
          <w:tcPr>
            <w:tcW w:w="1734" w:type="dxa"/>
          </w:tcPr>
          <w:p w14:paraId="5B7D6FA8"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28564731"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5CB57931"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r>
      <w:tr w:rsidR="003C5DE9" w:rsidRPr="00FB19D4" w14:paraId="1BF97068" w14:textId="38F74609" w:rsidTr="00BF3020">
        <w:tc>
          <w:tcPr>
            <w:cnfStyle w:val="001000000000" w:firstRow="0" w:lastRow="0" w:firstColumn="1" w:lastColumn="0" w:oddVBand="0" w:evenVBand="0" w:oddHBand="0" w:evenHBand="0" w:firstRowFirstColumn="0" w:firstRowLastColumn="0" w:lastRowFirstColumn="0" w:lastRowLastColumn="0"/>
            <w:tcW w:w="4508" w:type="dxa"/>
          </w:tcPr>
          <w:p w14:paraId="70CDA32A" w14:textId="7B9D7592" w:rsidR="003C5DE9" w:rsidRPr="00FB19D4" w:rsidRDefault="003C5DE9" w:rsidP="003C5DE9">
            <w:pPr>
              <w:rPr>
                <w:sz w:val="21"/>
                <w:szCs w:val="21"/>
                <w:lang w:val="en-US"/>
              </w:rPr>
            </w:pPr>
            <w:r w:rsidRPr="00FB19D4">
              <w:rPr>
                <w:sz w:val="21"/>
                <w:szCs w:val="21"/>
              </w:rPr>
              <w:t>TD Waterhouse/TD Wealth</w:t>
            </w:r>
          </w:p>
        </w:tc>
        <w:tc>
          <w:tcPr>
            <w:tcW w:w="1734" w:type="dxa"/>
          </w:tcPr>
          <w:p w14:paraId="63173AB8"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4656136C"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01469D11"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r>
      <w:tr w:rsidR="003C5DE9" w:rsidRPr="00FB19D4" w14:paraId="55D3299D" w14:textId="0D0447D5" w:rsidTr="00BF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B59F9DB" w14:textId="3CFBB857" w:rsidR="003C5DE9" w:rsidRPr="00FB19D4" w:rsidRDefault="003C5DE9" w:rsidP="003C5DE9">
            <w:pPr>
              <w:rPr>
                <w:sz w:val="21"/>
                <w:szCs w:val="21"/>
              </w:rPr>
            </w:pPr>
            <w:proofErr w:type="spellStart"/>
            <w:r w:rsidRPr="00FB19D4">
              <w:rPr>
                <w:sz w:val="21"/>
                <w:szCs w:val="21"/>
              </w:rPr>
              <w:t>Questrade</w:t>
            </w:r>
            <w:proofErr w:type="spellEnd"/>
            <w:r w:rsidRPr="00FB19D4">
              <w:rPr>
                <w:sz w:val="21"/>
                <w:szCs w:val="21"/>
              </w:rPr>
              <w:t xml:space="preserve"> Portfolio IQ</w:t>
            </w:r>
          </w:p>
        </w:tc>
        <w:tc>
          <w:tcPr>
            <w:tcW w:w="1734" w:type="dxa"/>
          </w:tcPr>
          <w:p w14:paraId="33DB3B01"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rPr>
            </w:pPr>
          </w:p>
        </w:tc>
        <w:tc>
          <w:tcPr>
            <w:tcW w:w="1734" w:type="dxa"/>
          </w:tcPr>
          <w:p w14:paraId="3425465A"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rPr>
            </w:pPr>
          </w:p>
        </w:tc>
        <w:tc>
          <w:tcPr>
            <w:tcW w:w="1734" w:type="dxa"/>
          </w:tcPr>
          <w:p w14:paraId="784461C3"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rPr>
            </w:pPr>
          </w:p>
        </w:tc>
      </w:tr>
      <w:tr w:rsidR="003C5DE9" w:rsidRPr="00FB19D4" w14:paraId="3D732B83" w14:textId="726761B2" w:rsidTr="00BF3020">
        <w:tc>
          <w:tcPr>
            <w:cnfStyle w:val="001000000000" w:firstRow="0" w:lastRow="0" w:firstColumn="1" w:lastColumn="0" w:oddVBand="0" w:evenVBand="0" w:oddHBand="0" w:evenHBand="0" w:firstRowFirstColumn="0" w:firstRowLastColumn="0" w:lastRowFirstColumn="0" w:lastRowLastColumn="0"/>
            <w:tcW w:w="4508" w:type="dxa"/>
          </w:tcPr>
          <w:p w14:paraId="20F04AD2" w14:textId="4B0EFD75" w:rsidR="003C5DE9" w:rsidRPr="00FB19D4" w:rsidRDefault="003C5DE9" w:rsidP="003C5DE9">
            <w:pPr>
              <w:rPr>
                <w:sz w:val="21"/>
                <w:szCs w:val="21"/>
                <w:lang w:val="en-US"/>
              </w:rPr>
            </w:pPr>
            <w:proofErr w:type="spellStart"/>
            <w:r w:rsidRPr="00FB19D4">
              <w:rPr>
                <w:sz w:val="21"/>
                <w:szCs w:val="21"/>
              </w:rPr>
              <w:t>Wealthsimple</w:t>
            </w:r>
            <w:proofErr w:type="spellEnd"/>
          </w:p>
        </w:tc>
        <w:tc>
          <w:tcPr>
            <w:tcW w:w="1734" w:type="dxa"/>
          </w:tcPr>
          <w:p w14:paraId="70AF4FE4"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0D20852B"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031BE8D2"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r>
      <w:tr w:rsidR="003C5DE9" w:rsidRPr="00FB19D4" w14:paraId="22C2465C" w14:textId="60BF7D34" w:rsidTr="00BF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6591689" w14:textId="3AE11945" w:rsidR="003C5DE9" w:rsidRPr="00FB19D4" w:rsidRDefault="003C5DE9" w:rsidP="003C5DE9">
            <w:pPr>
              <w:rPr>
                <w:sz w:val="21"/>
                <w:szCs w:val="21"/>
                <w:lang w:val="en-US"/>
              </w:rPr>
            </w:pPr>
            <w:r w:rsidRPr="00FB19D4">
              <w:rPr>
                <w:sz w:val="21"/>
                <w:szCs w:val="21"/>
              </w:rPr>
              <w:t>Other Company 1 (please specify) ___________________________</w:t>
            </w:r>
          </w:p>
        </w:tc>
        <w:tc>
          <w:tcPr>
            <w:tcW w:w="1734" w:type="dxa"/>
          </w:tcPr>
          <w:p w14:paraId="52A4B500"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54E32741"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2D332795"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r>
      <w:tr w:rsidR="003C5DE9" w:rsidRPr="00FB19D4" w14:paraId="57BA6534" w14:textId="1E825AFE" w:rsidTr="00BF3020">
        <w:tc>
          <w:tcPr>
            <w:cnfStyle w:val="001000000000" w:firstRow="0" w:lastRow="0" w:firstColumn="1" w:lastColumn="0" w:oddVBand="0" w:evenVBand="0" w:oddHBand="0" w:evenHBand="0" w:firstRowFirstColumn="0" w:firstRowLastColumn="0" w:lastRowFirstColumn="0" w:lastRowLastColumn="0"/>
            <w:tcW w:w="4508" w:type="dxa"/>
          </w:tcPr>
          <w:p w14:paraId="121200EE" w14:textId="74274FE0" w:rsidR="003C5DE9" w:rsidRPr="00FB19D4" w:rsidRDefault="003C5DE9" w:rsidP="003C5DE9">
            <w:pPr>
              <w:rPr>
                <w:sz w:val="21"/>
                <w:szCs w:val="21"/>
              </w:rPr>
            </w:pPr>
            <w:r w:rsidRPr="00FB19D4">
              <w:rPr>
                <w:sz w:val="21"/>
                <w:szCs w:val="21"/>
              </w:rPr>
              <w:t>Other Company 2 (please specify) ___________________________</w:t>
            </w:r>
          </w:p>
        </w:tc>
        <w:tc>
          <w:tcPr>
            <w:tcW w:w="1734" w:type="dxa"/>
          </w:tcPr>
          <w:p w14:paraId="5DA52B6D"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rPr>
            </w:pPr>
          </w:p>
        </w:tc>
        <w:tc>
          <w:tcPr>
            <w:tcW w:w="1734" w:type="dxa"/>
          </w:tcPr>
          <w:p w14:paraId="3E7D3DD9"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rPr>
            </w:pPr>
          </w:p>
        </w:tc>
        <w:tc>
          <w:tcPr>
            <w:tcW w:w="1734" w:type="dxa"/>
          </w:tcPr>
          <w:p w14:paraId="09E99047"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rPr>
            </w:pPr>
          </w:p>
        </w:tc>
      </w:tr>
      <w:tr w:rsidR="003C5DE9" w:rsidRPr="00FB19D4" w14:paraId="5D409DB4" w14:textId="6050AAA4" w:rsidTr="00BF3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4C96551" w14:textId="0A513B25" w:rsidR="003C5DE9" w:rsidRPr="00FB19D4" w:rsidRDefault="003C5DE9" w:rsidP="003C5DE9">
            <w:pPr>
              <w:rPr>
                <w:sz w:val="21"/>
                <w:szCs w:val="21"/>
              </w:rPr>
            </w:pPr>
            <w:r w:rsidRPr="00FB19D4">
              <w:rPr>
                <w:sz w:val="21"/>
                <w:szCs w:val="21"/>
              </w:rPr>
              <w:t>Other Company 3 (please specify) ___________________________</w:t>
            </w:r>
          </w:p>
        </w:tc>
        <w:tc>
          <w:tcPr>
            <w:tcW w:w="1734" w:type="dxa"/>
          </w:tcPr>
          <w:p w14:paraId="560B5143"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rPr>
            </w:pPr>
          </w:p>
        </w:tc>
        <w:tc>
          <w:tcPr>
            <w:tcW w:w="1734" w:type="dxa"/>
          </w:tcPr>
          <w:p w14:paraId="41B9CEB9"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rPr>
            </w:pPr>
          </w:p>
        </w:tc>
        <w:tc>
          <w:tcPr>
            <w:tcW w:w="1734" w:type="dxa"/>
          </w:tcPr>
          <w:p w14:paraId="11AF2DEC"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rPr>
            </w:pPr>
          </w:p>
        </w:tc>
      </w:tr>
      <w:tr w:rsidR="003C5DE9" w:rsidRPr="00FB19D4" w14:paraId="74382A6D" w14:textId="08817022" w:rsidTr="00BF3020">
        <w:tc>
          <w:tcPr>
            <w:cnfStyle w:val="001000000000" w:firstRow="0" w:lastRow="0" w:firstColumn="1" w:lastColumn="0" w:oddVBand="0" w:evenVBand="0" w:oddHBand="0" w:evenHBand="0" w:firstRowFirstColumn="0" w:firstRowLastColumn="0" w:lastRowFirstColumn="0" w:lastRowLastColumn="0"/>
            <w:tcW w:w="4508" w:type="dxa"/>
          </w:tcPr>
          <w:p w14:paraId="12EEF4F6" w14:textId="3D2A043E" w:rsidR="003C5DE9" w:rsidRPr="00FB19D4" w:rsidRDefault="003C5DE9" w:rsidP="003C5DE9">
            <w:pPr>
              <w:rPr>
                <w:sz w:val="21"/>
                <w:szCs w:val="21"/>
              </w:rPr>
            </w:pPr>
            <w:r w:rsidRPr="00FB19D4">
              <w:rPr>
                <w:sz w:val="21"/>
                <w:szCs w:val="21"/>
                <w:lang w:val="en-US"/>
              </w:rPr>
              <w:t>Prefer not to respond</w:t>
            </w:r>
          </w:p>
        </w:tc>
        <w:tc>
          <w:tcPr>
            <w:tcW w:w="1734" w:type="dxa"/>
          </w:tcPr>
          <w:p w14:paraId="352D925F"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rPr>
            </w:pPr>
          </w:p>
        </w:tc>
        <w:tc>
          <w:tcPr>
            <w:tcW w:w="1734" w:type="dxa"/>
          </w:tcPr>
          <w:p w14:paraId="78ADC1FE"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rPr>
            </w:pPr>
          </w:p>
        </w:tc>
        <w:tc>
          <w:tcPr>
            <w:tcW w:w="1734" w:type="dxa"/>
          </w:tcPr>
          <w:p w14:paraId="68B78112"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rPr>
            </w:pPr>
          </w:p>
        </w:tc>
      </w:tr>
    </w:tbl>
    <w:p w14:paraId="3579B924" w14:textId="21B3E037" w:rsidR="00AD3C21" w:rsidRDefault="00AD3C21" w:rsidP="00AD3C21">
      <w:pPr>
        <w:spacing w:after="0" w:line="240" w:lineRule="auto"/>
        <w:ind w:left="720"/>
        <w:rPr>
          <w:rFonts w:asciiTheme="minorHAnsi" w:hAnsiTheme="minorHAnsi"/>
          <w:sz w:val="21"/>
          <w:szCs w:val="21"/>
          <w:lang w:val="en-US"/>
        </w:rPr>
      </w:pPr>
    </w:p>
    <w:p w14:paraId="0CAD5CC6" w14:textId="71CCD3A5" w:rsidR="00EF40DE" w:rsidRDefault="00EF40DE" w:rsidP="00AD3C21">
      <w:pPr>
        <w:spacing w:after="0" w:line="240" w:lineRule="auto"/>
        <w:ind w:left="720"/>
        <w:rPr>
          <w:rFonts w:asciiTheme="minorHAnsi" w:hAnsiTheme="minorHAnsi"/>
          <w:sz w:val="21"/>
          <w:szCs w:val="21"/>
          <w:lang w:val="en-US"/>
        </w:rPr>
      </w:pPr>
    </w:p>
    <w:p w14:paraId="59E0583A" w14:textId="0EA58982" w:rsidR="00EF40DE" w:rsidRDefault="00EF40DE" w:rsidP="00AD3C21">
      <w:pPr>
        <w:spacing w:after="0" w:line="240" w:lineRule="auto"/>
        <w:ind w:left="720"/>
        <w:rPr>
          <w:rFonts w:asciiTheme="minorHAnsi" w:hAnsiTheme="minorHAnsi"/>
          <w:sz w:val="21"/>
          <w:szCs w:val="21"/>
          <w:lang w:val="en-US"/>
        </w:rPr>
      </w:pPr>
    </w:p>
    <w:p w14:paraId="7F98EAEF" w14:textId="77777777" w:rsidR="00EF40DE" w:rsidRDefault="00EF40DE" w:rsidP="00AD3C21">
      <w:pPr>
        <w:spacing w:after="0" w:line="240" w:lineRule="auto"/>
        <w:ind w:left="720"/>
        <w:rPr>
          <w:rFonts w:asciiTheme="minorHAnsi" w:hAnsiTheme="minorHAnsi"/>
          <w:sz w:val="21"/>
          <w:szCs w:val="21"/>
          <w:lang w:val="en-US"/>
        </w:rPr>
      </w:pPr>
    </w:p>
    <w:p w14:paraId="4F91DDE6" w14:textId="563A956C" w:rsidR="00F52BAA" w:rsidRPr="00FB19D4" w:rsidRDefault="00F52BAA" w:rsidP="00F84DC2">
      <w:pPr>
        <w:pStyle w:val="ListParagraph"/>
        <w:numPr>
          <w:ilvl w:val="0"/>
          <w:numId w:val="6"/>
        </w:numPr>
        <w:spacing w:after="0" w:line="240" w:lineRule="auto"/>
        <w:rPr>
          <w:sz w:val="21"/>
          <w:szCs w:val="21"/>
        </w:rPr>
      </w:pPr>
      <w:r w:rsidRPr="00FB19D4">
        <w:rPr>
          <w:sz w:val="21"/>
          <w:szCs w:val="21"/>
        </w:rPr>
        <w:t>Are the financial providers you use for your personal finances the same</w:t>
      </w:r>
      <w:r w:rsidR="004A70F2">
        <w:rPr>
          <w:sz w:val="21"/>
          <w:szCs w:val="21"/>
        </w:rPr>
        <w:t xml:space="preserve"> as</w:t>
      </w:r>
      <w:r w:rsidRPr="00FB19D4">
        <w:rPr>
          <w:sz w:val="21"/>
          <w:szCs w:val="21"/>
        </w:rPr>
        <w:t xml:space="preserve"> or different </w:t>
      </w:r>
      <w:r w:rsidR="004A70F2">
        <w:rPr>
          <w:sz w:val="21"/>
          <w:szCs w:val="21"/>
        </w:rPr>
        <w:t>from</w:t>
      </w:r>
      <w:r w:rsidR="004A70F2" w:rsidRPr="00FB19D4">
        <w:rPr>
          <w:sz w:val="21"/>
          <w:szCs w:val="21"/>
        </w:rPr>
        <w:t xml:space="preserve"> </w:t>
      </w:r>
      <w:r w:rsidRPr="00FB19D4">
        <w:rPr>
          <w:sz w:val="21"/>
          <w:szCs w:val="21"/>
        </w:rPr>
        <w:t>the ones used for your business?</w:t>
      </w:r>
    </w:p>
    <w:p w14:paraId="29FA96E0" w14:textId="50B5CEFE" w:rsidR="00F52BAA" w:rsidRPr="00FB19D4" w:rsidRDefault="00F52BAA" w:rsidP="00F84DC2">
      <w:pPr>
        <w:pStyle w:val="ListParagraph"/>
        <w:numPr>
          <w:ilvl w:val="0"/>
          <w:numId w:val="1"/>
        </w:numPr>
        <w:spacing w:after="0" w:line="240" w:lineRule="auto"/>
        <w:rPr>
          <w:sz w:val="21"/>
          <w:szCs w:val="21"/>
        </w:rPr>
      </w:pPr>
      <w:r w:rsidRPr="00FB19D4">
        <w:rPr>
          <w:sz w:val="21"/>
          <w:szCs w:val="21"/>
        </w:rPr>
        <w:t>Completely the same</w:t>
      </w:r>
    </w:p>
    <w:p w14:paraId="3EE2832F" w14:textId="28D243DC" w:rsidR="00F52BAA" w:rsidRPr="00FB19D4" w:rsidRDefault="00F52BAA" w:rsidP="00F84DC2">
      <w:pPr>
        <w:pStyle w:val="ListParagraph"/>
        <w:numPr>
          <w:ilvl w:val="0"/>
          <w:numId w:val="1"/>
        </w:numPr>
        <w:spacing w:after="0" w:line="240" w:lineRule="auto"/>
        <w:rPr>
          <w:sz w:val="21"/>
          <w:szCs w:val="21"/>
        </w:rPr>
      </w:pPr>
      <w:r w:rsidRPr="00FB19D4">
        <w:rPr>
          <w:sz w:val="21"/>
          <w:szCs w:val="21"/>
        </w:rPr>
        <w:t>Somewhat the same</w:t>
      </w:r>
    </w:p>
    <w:p w14:paraId="1C742C4A" w14:textId="5BFF73E1" w:rsidR="00F52BAA" w:rsidRPr="00FB19D4" w:rsidRDefault="00F52BAA" w:rsidP="00F84DC2">
      <w:pPr>
        <w:pStyle w:val="ListParagraph"/>
        <w:numPr>
          <w:ilvl w:val="0"/>
          <w:numId w:val="1"/>
        </w:numPr>
        <w:spacing w:after="0" w:line="240" w:lineRule="auto"/>
        <w:rPr>
          <w:sz w:val="21"/>
          <w:szCs w:val="21"/>
        </w:rPr>
      </w:pPr>
      <w:r w:rsidRPr="00FB19D4">
        <w:rPr>
          <w:sz w:val="21"/>
          <w:szCs w:val="21"/>
        </w:rPr>
        <w:t>Somewhat different</w:t>
      </w:r>
    </w:p>
    <w:p w14:paraId="421C4F3F" w14:textId="2D2D8ED7" w:rsidR="00F52BAA" w:rsidRPr="00FB19D4" w:rsidRDefault="00F52BAA" w:rsidP="00F84DC2">
      <w:pPr>
        <w:pStyle w:val="ListParagraph"/>
        <w:numPr>
          <w:ilvl w:val="0"/>
          <w:numId w:val="1"/>
        </w:numPr>
        <w:spacing w:after="0" w:line="240" w:lineRule="auto"/>
        <w:rPr>
          <w:sz w:val="21"/>
          <w:szCs w:val="21"/>
        </w:rPr>
      </w:pPr>
      <w:r w:rsidRPr="00FB19D4">
        <w:rPr>
          <w:sz w:val="21"/>
          <w:szCs w:val="21"/>
        </w:rPr>
        <w:t>Completely different</w:t>
      </w:r>
    </w:p>
    <w:p w14:paraId="7C67E4EC" w14:textId="77777777" w:rsidR="00F52BAA" w:rsidRPr="00FB19D4" w:rsidRDefault="00F52BAA" w:rsidP="00F84DC2">
      <w:pPr>
        <w:pStyle w:val="ListParagraph"/>
        <w:numPr>
          <w:ilvl w:val="0"/>
          <w:numId w:val="1"/>
        </w:numPr>
        <w:spacing w:after="0" w:line="240" w:lineRule="auto"/>
        <w:rPr>
          <w:sz w:val="21"/>
          <w:szCs w:val="21"/>
        </w:rPr>
      </w:pPr>
      <w:r w:rsidRPr="00FB19D4">
        <w:rPr>
          <w:sz w:val="21"/>
          <w:szCs w:val="21"/>
        </w:rPr>
        <w:t>Prefer not to respond</w:t>
      </w:r>
    </w:p>
    <w:p w14:paraId="1C11D079" w14:textId="77777777" w:rsidR="00B9559D" w:rsidRPr="00FB19D4" w:rsidRDefault="00B9559D" w:rsidP="00781B7B">
      <w:pPr>
        <w:spacing w:after="0" w:line="240" w:lineRule="auto"/>
        <w:ind w:left="360"/>
        <w:rPr>
          <w:rFonts w:asciiTheme="minorHAnsi" w:hAnsiTheme="minorHAnsi"/>
          <w:b/>
          <w:sz w:val="21"/>
          <w:szCs w:val="21"/>
        </w:rPr>
      </w:pPr>
    </w:p>
    <w:p w14:paraId="1CD38D22" w14:textId="0AD589DB" w:rsidR="00A16EC3" w:rsidRPr="00110F6C" w:rsidRDefault="00A16EC3" w:rsidP="00A16EC3">
      <w:pPr>
        <w:pStyle w:val="ListParagraph"/>
        <w:numPr>
          <w:ilvl w:val="0"/>
          <w:numId w:val="6"/>
        </w:numPr>
        <w:spacing w:after="0" w:line="240" w:lineRule="auto"/>
        <w:rPr>
          <w:sz w:val="21"/>
          <w:szCs w:val="21"/>
        </w:rPr>
      </w:pPr>
      <w:r>
        <w:rPr>
          <w:sz w:val="21"/>
          <w:szCs w:val="21"/>
        </w:rPr>
        <w:t xml:space="preserve">Have you </w:t>
      </w:r>
      <w:r w:rsidR="00110F6C">
        <w:rPr>
          <w:sz w:val="21"/>
          <w:szCs w:val="21"/>
        </w:rPr>
        <w:t>done any of the following as it relates to</w:t>
      </w:r>
      <w:r>
        <w:rPr>
          <w:sz w:val="21"/>
          <w:szCs w:val="21"/>
        </w:rPr>
        <w:t xml:space="preserve"> your</w:t>
      </w:r>
      <w:r w:rsidRPr="000367BD">
        <w:rPr>
          <w:sz w:val="21"/>
          <w:szCs w:val="21"/>
        </w:rPr>
        <w:t xml:space="preserve"> </w:t>
      </w:r>
      <w:r w:rsidR="00110F6C">
        <w:rPr>
          <w:sz w:val="21"/>
          <w:szCs w:val="21"/>
        </w:rPr>
        <w:t>relationships with financial providers</w:t>
      </w:r>
      <w:r>
        <w:rPr>
          <w:sz w:val="21"/>
          <w:szCs w:val="21"/>
        </w:rPr>
        <w:t xml:space="preserve"> since the start of COVID-19 (early 2020)?  </w:t>
      </w:r>
    </w:p>
    <w:tbl>
      <w:tblPr>
        <w:tblStyle w:val="GridTable2-Accent1"/>
        <w:tblW w:w="9876" w:type="dxa"/>
        <w:tblInd w:w="-113"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736"/>
        <w:gridCol w:w="1428"/>
        <w:gridCol w:w="1428"/>
        <w:gridCol w:w="1428"/>
        <w:gridCol w:w="1428"/>
        <w:gridCol w:w="1428"/>
      </w:tblGrid>
      <w:tr w:rsidR="00110F6C" w:rsidRPr="00FB19D4" w14:paraId="72C0374B" w14:textId="77777777" w:rsidTr="003E68C1">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736" w:type="dxa"/>
            <w:tcBorders>
              <w:top w:val="single" w:sz="4" w:space="0" w:color="808080" w:themeColor="background1" w:themeShade="80"/>
              <w:right w:val="single" w:sz="4" w:space="0" w:color="808080" w:themeColor="background1" w:themeShade="80"/>
            </w:tcBorders>
            <w:vAlign w:val="center"/>
          </w:tcPr>
          <w:p w14:paraId="657B21AC" w14:textId="77777777" w:rsidR="00110F6C" w:rsidRPr="00FB19D4" w:rsidRDefault="00110F6C" w:rsidP="00110F6C">
            <w:pPr>
              <w:pStyle w:val="ListParagraph"/>
              <w:ind w:left="0"/>
              <w:jc w:val="center"/>
              <w:rPr>
                <w:rFonts w:ascii="Roboto Condensed" w:hAnsi="Roboto Condensed"/>
                <w:sz w:val="21"/>
                <w:szCs w:val="21"/>
              </w:rPr>
            </w:pPr>
          </w:p>
        </w:tc>
        <w:tc>
          <w:tcPr>
            <w:tcW w:w="1428" w:type="dxa"/>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tcPr>
          <w:p w14:paraId="3FC7B0A8" w14:textId="59C58285" w:rsidR="00110F6C" w:rsidRPr="00FB19D4" w:rsidRDefault="00110F6C" w:rsidP="00110F6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Roboto Condensed" w:hAnsi="Roboto Condensed"/>
                <w:sz w:val="21"/>
                <w:szCs w:val="21"/>
              </w:rPr>
            </w:pPr>
            <w:r>
              <w:rPr>
                <w:rFonts w:ascii="Roboto Condensed" w:hAnsi="Roboto Condensed"/>
                <w:sz w:val="21"/>
                <w:szCs w:val="21"/>
              </w:rPr>
              <w:t>Yes</w:t>
            </w:r>
            <w:r w:rsidR="004A70F2">
              <w:rPr>
                <w:rFonts w:ascii="Roboto Condensed" w:hAnsi="Roboto Condensed"/>
                <w:sz w:val="21"/>
                <w:szCs w:val="21"/>
              </w:rPr>
              <w:t xml:space="preserve"> – due to COVID-19</w:t>
            </w:r>
          </w:p>
        </w:tc>
        <w:tc>
          <w:tcPr>
            <w:tcW w:w="1428" w:type="dxa"/>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tcPr>
          <w:p w14:paraId="6AD0E975" w14:textId="44B3E96B" w:rsidR="00110F6C" w:rsidRPr="00FB19D4" w:rsidRDefault="00110F6C" w:rsidP="00110F6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Roboto Condensed" w:hAnsi="Roboto Condensed"/>
                <w:sz w:val="21"/>
                <w:szCs w:val="21"/>
              </w:rPr>
            </w:pPr>
            <w:r>
              <w:rPr>
                <w:rFonts w:ascii="Roboto Condensed" w:hAnsi="Roboto Condensed"/>
                <w:sz w:val="21"/>
                <w:szCs w:val="21"/>
              </w:rPr>
              <w:t>Yes – but not due to COVID</w:t>
            </w:r>
          </w:p>
        </w:tc>
        <w:tc>
          <w:tcPr>
            <w:tcW w:w="1428" w:type="dxa"/>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tcPr>
          <w:p w14:paraId="6B9911D5" w14:textId="2611DBAE" w:rsidR="00110F6C" w:rsidRPr="00FB19D4" w:rsidRDefault="00110F6C" w:rsidP="00110F6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Roboto Condensed" w:hAnsi="Roboto Condensed"/>
                <w:sz w:val="21"/>
                <w:szCs w:val="21"/>
              </w:rPr>
            </w:pPr>
            <w:r>
              <w:rPr>
                <w:rFonts w:ascii="Roboto Condensed" w:hAnsi="Roboto Condensed"/>
                <w:sz w:val="21"/>
                <w:szCs w:val="21"/>
              </w:rPr>
              <w:t>No – but plan to</w:t>
            </w:r>
          </w:p>
        </w:tc>
        <w:tc>
          <w:tcPr>
            <w:tcW w:w="1428" w:type="dxa"/>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tcPr>
          <w:p w14:paraId="4C94119B" w14:textId="12341D13" w:rsidR="00110F6C" w:rsidRPr="00110F6C" w:rsidRDefault="00110F6C" w:rsidP="00110F6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Roboto Condensed" w:hAnsi="Roboto Condensed"/>
                <w:b w:val="0"/>
                <w:bCs w:val="0"/>
                <w:sz w:val="21"/>
                <w:szCs w:val="21"/>
              </w:rPr>
            </w:pPr>
            <w:r w:rsidRPr="00FB19D4">
              <w:rPr>
                <w:rFonts w:ascii="Roboto Condensed" w:hAnsi="Roboto Condensed"/>
                <w:sz w:val="21"/>
                <w:szCs w:val="21"/>
              </w:rPr>
              <w:t>No</w:t>
            </w:r>
            <w:r>
              <w:rPr>
                <w:rFonts w:ascii="Roboto Condensed" w:hAnsi="Roboto Condensed"/>
                <w:sz w:val="21"/>
                <w:szCs w:val="21"/>
              </w:rPr>
              <w:t xml:space="preserve"> – and </w:t>
            </w:r>
            <w:r w:rsidR="008169AE">
              <w:rPr>
                <w:rFonts w:ascii="Roboto Condensed" w:hAnsi="Roboto Condensed"/>
                <w:sz w:val="21"/>
                <w:szCs w:val="21"/>
              </w:rPr>
              <w:t xml:space="preserve">do </w:t>
            </w:r>
            <w:r>
              <w:rPr>
                <w:rFonts w:ascii="Roboto Condensed" w:hAnsi="Roboto Condensed"/>
                <w:sz w:val="21"/>
                <w:szCs w:val="21"/>
              </w:rPr>
              <w:t>no</w:t>
            </w:r>
            <w:r w:rsidR="00596B47">
              <w:rPr>
                <w:rFonts w:ascii="Roboto Condensed" w:hAnsi="Roboto Condensed"/>
                <w:sz w:val="21"/>
                <w:szCs w:val="21"/>
              </w:rPr>
              <w:t>t</w:t>
            </w:r>
            <w:r>
              <w:rPr>
                <w:rFonts w:ascii="Roboto Condensed" w:hAnsi="Roboto Condensed"/>
                <w:sz w:val="21"/>
                <w:szCs w:val="21"/>
              </w:rPr>
              <w:t xml:space="preserve"> plan to</w:t>
            </w:r>
          </w:p>
        </w:tc>
        <w:tc>
          <w:tcPr>
            <w:tcW w:w="1428" w:type="dxa"/>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tcPr>
          <w:p w14:paraId="67744677" w14:textId="77777777" w:rsidR="00110F6C" w:rsidRPr="00FB19D4" w:rsidRDefault="00110F6C" w:rsidP="00110F6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Roboto Condensed" w:hAnsi="Roboto Condensed"/>
                <w:sz w:val="21"/>
                <w:szCs w:val="21"/>
              </w:rPr>
            </w:pPr>
            <w:r w:rsidRPr="00FB19D4">
              <w:rPr>
                <w:rFonts w:ascii="Roboto Condensed" w:hAnsi="Roboto Condensed"/>
                <w:sz w:val="21"/>
                <w:szCs w:val="21"/>
              </w:rPr>
              <w:t>Not sure</w:t>
            </w:r>
          </w:p>
        </w:tc>
      </w:tr>
      <w:tr w:rsidR="00110F6C" w:rsidRPr="00FB19D4" w14:paraId="055FF2DD" w14:textId="77777777" w:rsidTr="003E68C1">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736" w:type="dxa"/>
            <w:vAlign w:val="center"/>
          </w:tcPr>
          <w:p w14:paraId="53161FF2" w14:textId="60BC937E" w:rsidR="00110F6C" w:rsidRPr="00FB19D4" w:rsidRDefault="00110F6C" w:rsidP="00110F6C">
            <w:pPr>
              <w:pStyle w:val="ListParagraph"/>
              <w:ind w:left="0"/>
              <w:rPr>
                <w:rFonts w:ascii="Roboto Condensed" w:hAnsi="Roboto Condensed"/>
                <w:b w:val="0"/>
                <w:sz w:val="21"/>
                <w:szCs w:val="21"/>
              </w:rPr>
            </w:pPr>
            <w:r>
              <w:rPr>
                <w:rFonts w:ascii="Roboto Condensed" w:hAnsi="Roboto Condensed"/>
                <w:b w:val="0"/>
                <w:sz w:val="21"/>
                <w:szCs w:val="21"/>
              </w:rPr>
              <w:t>Consolidated number of providers</w:t>
            </w:r>
          </w:p>
        </w:tc>
        <w:tc>
          <w:tcPr>
            <w:tcW w:w="1428" w:type="dxa"/>
            <w:vAlign w:val="center"/>
          </w:tcPr>
          <w:p w14:paraId="12D46FBE" w14:textId="77777777" w:rsidR="00110F6C" w:rsidRPr="00FB19D4" w:rsidRDefault="00110F6C" w:rsidP="00110F6C">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428" w:type="dxa"/>
            <w:vAlign w:val="center"/>
          </w:tcPr>
          <w:p w14:paraId="7ACF83EB" w14:textId="77777777" w:rsidR="00110F6C" w:rsidRPr="00FB19D4" w:rsidRDefault="00110F6C" w:rsidP="00110F6C">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428" w:type="dxa"/>
            <w:vAlign w:val="center"/>
          </w:tcPr>
          <w:p w14:paraId="0604BB8C" w14:textId="77777777" w:rsidR="00110F6C" w:rsidRPr="00FB19D4" w:rsidRDefault="00110F6C" w:rsidP="00110F6C">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428" w:type="dxa"/>
            <w:vAlign w:val="center"/>
          </w:tcPr>
          <w:p w14:paraId="7E9B8FFF" w14:textId="77777777" w:rsidR="00110F6C" w:rsidRPr="00FB19D4" w:rsidRDefault="00110F6C" w:rsidP="00110F6C">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428" w:type="dxa"/>
            <w:vAlign w:val="center"/>
          </w:tcPr>
          <w:p w14:paraId="30F014EF" w14:textId="77777777" w:rsidR="00110F6C" w:rsidRPr="00FB19D4" w:rsidRDefault="00110F6C" w:rsidP="00110F6C">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r>
      <w:tr w:rsidR="00110F6C" w:rsidRPr="00FB19D4" w14:paraId="5FE30B0C" w14:textId="77777777" w:rsidTr="003E68C1">
        <w:trPr>
          <w:trHeight w:val="240"/>
        </w:trPr>
        <w:tc>
          <w:tcPr>
            <w:cnfStyle w:val="001000000000" w:firstRow="0" w:lastRow="0" w:firstColumn="1" w:lastColumn="0" w:oddVBand="0" w:evenVBand="0" w:oddHBand="0" w:evenHBand="0" w:firstRowFirstColumn="0" w:firstRowLastColumn="0" w:lastRowFirstColumn="0" w:lastRowLastColumn="0"/>
            <w:tcW w:w="2736" w:type="dxa"/>
            <w:vAlign w:val="center"/>
          </w:tcPr>
          <w:p w14:paraId="4CF4BA30" w14:textId="594BFE93" w:rsidR="00110F6C" w:rsidRPr="00FB19D4" w:rsidRDefault="00110F6C" w:rsidP="00110F6C">
            <w:pPr>
              <w:pStyle w:val="ListParagraph"/>
              <w:ind w:left="0"/>
              <w:rPr>
                <w:rFonts w:ascii="Roboto Condensed" w:hAnsi="Roboto Condensed"/>
                <w:b w:val="0"/>
                <w:sz w:val="21"/>
                <w:szCs w:val="21"/>
              </w:rPr>
            </w:pPr>
            <w:r>
              <w:rPr>
                <w:rFonts w:ascii="Roboto Condensed" w:hAnsi="Roboto Condensed"/>
                <w:b w:val="0"/>
                <w:sz w:val="21"/>
                <w:szCs w:val="21"/>
              </w:rPr>
              <w:t>Switched providers</w:t>
            </w:r>
          </w:p>
        </w:tc>
        <w:tc>
          <w:tcPr>
            <w:tcW w:w="1428" w:type="dxa"/>
            <w:vAlign w:val="center"/>
          </w:tcPr>
          <w:p w14:paraId="63979C3A" w14:textId="77777777" w:rsidR="00110F6C" w:rsidRPr="00FB19D4" w:rsidRDefault="00110F6C" w:rsidP="00110F6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428" w:type="dxa"/>
            <w:vAlign w:val="center"/>
          </w:tcPr>
          <w:p w14:paraId="4A514046" w14:textId="77777777" w:rsidR="00110F6C" w:rsidRPr="00FB19D4" w:rsidRDefault="00110F6C" w:rsidP="00110F6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428" w:type="dxa"/>
            <w:vAlign w:val="center"/>
          </w:tcPr>
          <w:p w14:paraId="2A1BAA27" w14:textId="77777777" w:rsidR="00110F6C" w:rsidRPr="00FB19D4" w:rsidRDefault="00110F6C" w:rsidP="00110F6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428" w:type="dxa"/>
            <w:vAlign w:val="center"/>
          </w:tcPr>
          <w:p w14:paraId="025B6327" w14:textId="77777777" w:rsidR="00110F6C" w:rsidRPr="00FB19D4" w:rsidRDefault="00110F6C" w:rsidP="00110F6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428" w:type="dxa"/>
            <w:vAlign w:val="center"/>
          </w:tcPr>
          <w:p w14:paraId="06F77F80" w14:textId="77777777" w:rsidR="00110F6C" w:rsidRPr="00FB19D4" w:rsidRDefault="00110F6C" w:rsidP="00110F6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r>
      <w:tr w:rsidR="00110F6C" w:rsidRPr="00FB19D4" w14:paraId="5C67F0FE" w14:textId="77777777" w:rsidTr="003E68C1">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2736" w:type="dxa"/>
            <w:vAlign w:val="center"/>
          </w:tcPr>
          <w:p w14:paraId="242BA903" w14:textId="2D584387" w:rsidR="00110F6C" w:rsidRPr="00FB19D4" w:rsidRDefault="00110F6C" w:rsidP="00110F6C">
            <w:pPr>
              <w:pStyle w:val="ListParagraph"/>
              <w:ind w:left="0"/>
              <w:rPr>
                <w:rFonts w:ascii="Roboto Condensed" w:hAnsi="Roboto Condensed"/>
                <w:b w:val="0"/>
                <w:sz w:val="21"/>
                <w:szCs w:val="21"/>
              </w:rPr>
            </w:pPr>
            <w:r>
              <w:rPr>
                <w:rFonts w:ascii="Roboto Condensed" w:hAnsi="Roboto Condensed"/>
                <w:b w:val="0"/>
                <w:sz w:val="21"/>
                <w:szCs w:val="21"/>
              </w:rPr>
              <w:t>Added providers</w:t>
            </w:r>
          </w:p>
        </w:tc>
        <w:tc>
          <w:tcPr>
            <w:tcW w:w="1428" w:type="dxa"/>
            <w:vAlign w:val="center"/>
          </w:tcPr>
          <w:p w14:paraId="39FFA498" w14:textId="77777777" w:rsidR="00110F6C" w:rsidRPr="00FB19D4" w:rsidRDefault="00110F6C" w:rsidP="00110F6C">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428" w:type="dxa"/>
            <w:vAlign w:val="center"/>
          </w:tcPr>
          <w:p w14:paraId="1F5A2028" w14:textId="77777777" w:rsidR="00110F6C" w:rsidRPr="00FB19D4" w:rsidRDefault="00110F6C" w:rsidP="00110F6C">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428" w:type="dxa"/>
            <w:vAlign w:val="center"/>
          </w:tcPr>
          <w:p w14:paraId="5F905634" w14:textId="77777777" w:rsidR="00110F6C" w:rsidRPr="00FB19D4" w:rsidRDefault="00110F6C" w:rsidP="00110F6C">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428" w:type="dxa"/>
            <w:vAlign w:val="center"/>
          </w:tcPr>
          <w:p w14:paraId="3F47E128" w14:textId="77777777" w:rsidR="00110F6C" w:rsidRPr="00FB19D4" w:rsidRDefault="00110F6C" w:rsidP="00110F6C">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428" w:type="dxa"/>
            <w:vAlign w:val="center"/>
          </w:tcPr>
          <w:p w14:paraId="43959452" w14:textId="77777777" w:rsidR="00110F6C" w:rsidRPr="00FB19D4" w:rsidRDefault="00110F6C" w:rsidP="00110F6C">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r>
    </w:tbl>
    <w:p w14:paraId="3066CC0D" w14:textId="77777777" w:rsidR="002B06F3" w:rsidRPr="002B06F3" w:rsidRDefault="002B06F3" w:rsidP="002B06F3">
      <w:pPr>
        <w:pStyle w:val="ListParagraph"/>
        <w:spacing w:after="0" w:line="240" w:lineRule="auto"/>
        <w:ind w:left="360"/>
        <w:rPr>
          <w:sz w:val="21"/>
          <w:szCs w:val="21"/>
        </w:rPr>
      </w:pPr>
    </w:p>
    <w:p w14:paraId="16217108" w14:textId="72AEDFF1" w:rsidR="004522CB" w:rsidRPr="002B06F3" w:rsidRDefault="00F52BAA" w:rsidP="00F84DC2">
      <w:pPr>
        <w:pStyle w:val="ListParagraph"/>
        <w:numPr>
          <w:ilvl w:val="0"/>
          <w:numId w:val="6"/>
        </w:numPr>
        <w:spacing w:after="0" w:line="240" w:lineRule="auto"/>
        <w:rPr>
          <w:sz w:val="21"/>
          <w:szCs w:val="21"/>
        </w:rPr>
      </w:pPr>
      <w:r w:rsidRPr="00FB19D4">
        <w:rPr>
          <w:rFonts w:cstheme="minorHAnsi"/>
          <w:b/>
          <w:sz w:val="21"/>
          <w:szCs w:val="21"/>
        </w:rPr>
        <w:t xml:space="preserve">[IF </w:t>
      </w:r>
      <w:proofErr w:type="gramStart"/>
      <w:r w:rsidRPr="00FB19D4">
        <w:rPr>
          <w:rFonts w:cstheme="minorHAnsi"/>
          <w:b/>
          <w:sz w:val="21"/>
          <w:szCs w:val="21"/>
        </w:rPr>
        <w:t>ANYTHING</w:t>
      </w:r>
      <w:proofErr w:type="gramEnd"/>
      <w:r w:rsidRPr="00FB19D4">
        <w:rPr>
          <w:rFonts w:cstheme="minorHAnsi"/>
          <w:b/>
          <w:sz w:val="21"/>
          <w:szCs w:val="21"/>
        </w:rPr>
        <w:t xml:space="preserve"> BUT COMPLETELY SAME</w:t>
      </w:r>
      <w:r w:rsidR="00A16EC3">
        <w:rPr>
          <w:rFonts w:cstheme="minorHAnsi"/>
          <w:b/>
          <w:sz w:val="21"/>
          <w:szCs w:val="21"/>
        </w:rPr>
        <w:t xml:space="preserve"> </w:t>
      </w:r>
      <w:r w:rsidR="003E68C1">
        <w:rPr>
          <w:rFonts w:cstheme="minorHAnsi"/>
          <w:b/>
          <w:sz w:val="21"/>
          <w:szCs w:val="21"/>
        </w:rPr>
        <w:t>Q22</w:t>
      </w:r>
      <w:r w:rsidRPr="00FB19D4">
        <w:rPr>
          <w:rFonts w:cstheme="minorHAnsi"/>
          <w:b/>
          <w:sz w:val="21"/>
          <w:szCs w:val="21"/>
        </w:rPr>
        <w:t>]</w:t>
      </w:r>
      <w:r w:rsidRPr="00FB19D4">
        <w:rPr>
          <w:rFonts w:cstheme="minorHAnsi"/>
          <w:sz w:val="21"/>
          <w:szCs w:val="21"/>
        </w:rPr>
        <w:t xml:space="preserve"> </w:t>
      </w:r>
      <w:r w:rsidR="005F1BA2" w:rsidRPr="00FB19D4">
        <w:rPr>
          <w:rFonts w:cstheme="minorHAnsi"/>
          <w:sz w:val="21"/>
          <w:szCs w:val="21"/>
        </w:rPr>
        <w:t xml:space="preserve">Which of the following financial service providers do you use </w:t>
      </w:r>
      <w:r w:rsidR="005F1BA2" w:rsidRPr="00FB19D4">
        <w:rPr>
          <w:rFonts w:cstheme="minorHAnsi"/>
          <w:b/>
          <w:sz w:val="21"/>
          <w:szCs w:val="21"/>
        </w:rPr>
        <w:t>for your personal finances</w:t>
      </w:r>
      <w:r w:rsidR="005F1BA2" w:rsidRPr="00FB19D4">
        <w:rPr>
          <w:rFonts w:cstheme="minorHAnsi"/>
          <w:sz w:val="21"/>
          <w:szCs w:val="21"/>
        </w:rPr>
        <w:t xml:space="preserve">? </w:t>
      </w:r>
      <w:r w:rsidR="005F1BA2" w:rsidRPr="00FB19D4">
        <w:rPr>
          <w:rFonts w:cstheme="minorHAnsi"/>
          <w:b/>
          <w:sz w:val="21"/>
          <w:szCs w:val="21"/>
        </w:rPr>
        <w:t>[SELECT ALL THAT APPLY</w:t>
      </w:r>
      <w:r w:rsidR="00A1578D" w:rsidRPr="00FB19D4">
        <w:rPr>
          <w:rFonts w:cstheme="minorHAnsi"/>
          <w:b/>
          <w:sz w:val="21"/>
          <w:szCs w:val="21"/>
        </w:rPr>
        <w:t xml:space="preserve"> – CAN SELECT MORE THAN ONE PER ROW</w:t>
      </w:r>
      <w:r w:rsidR="004522CB" w:rsidRPr="00FB19D4">
        <w:rPr>
          <w:rFonts w:cstheme="minorHAnsi"/>
          <w:b/>
          <w:sz w:val="21"/>
          <w:szCs w:val="21"/>
        </w:rPr>
        <w:t>]</w:t>
      </w:r>
    </w:p>
    <w:p w14:paraId="39D21CDC" w14:textId="77777777" w:rsidR="002B06F3" w:rsidRPr="00FB19D4" w:rsidRDefault="002B06F3" w:rsidP="002B06F3">
      <w:pPr>
        <w:pStyle w:val="ListParagraph"/>
        <w:spacing w:after="0" w:line="240" w:lineRule="auto"/>
        <w:ind w:left="360"/>
        <w:rPr>
          <w:sz w:val="21"/>
          <w:szCs w:val="21"/>
        </w:rPr>
      </w:pPr>
    </w:p>
    <w:tbl>
      <w:tblPr>
        <w:tblStyle w:val="GridTable2-Accent1"/>
        <w:tblW w:w="0" w:type="auto"/>
        <w:tblLook w:val="04A0" w:firstRow="1" w:lastRow="0" w:firstColumn="1" w:lastColumn="0" w:noHBand="0" w:noVBand="1"/>
      </w:tblPr>
      <w:tblGrid>
        <w:gridCol w:w="4508"/>
        <w:gridCol w:w="1734"/>
        <w:gridCol w:w="1734"/>
        <w:gridCol w:w="1734"/>
      </w:tblGrid>
      <w:tr w:rsidR="00BF3020" w:rsidRPr="00FB19D4" w14:paraId="6CF4BFF8" w14:textId="77777777" w:rsidTr="000C10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21AD619" w14:textId="77777777" w:rsidR="00BF3020" w:rsidRPr="00FB19D4" w:rsidRDefault="00BF3020" w:rsidP="00BF3020">
            <w:pPr>
              <w:rPr>
                <w:sz w:val="21"/>
                <w:szCs w:val="21"/>
              </w:rPr>
            </w:pPr>
          </w:p>
        </w:tc>
        <w:tc>
          <w:tcPr>
            <w:tcW w:w="1734" w:type="dxa"/>
          </w:tcPr>
          <w:p w14:paraId="31FAE4E6" w14:textId="085E3D47" w:rsidR="00BF3020" w:rsidRPr="00FB19D4" w:rsidRDefault="00BF3020" w:rsidP="00BF3020">
            <w:pPr>
              <w:jc w:val="center"/>
              <w:cnfStyle w:val="100000000000" w:firstRow="1" w:lastRow="0" w:firstColumn="0" w:lastColumn="0" w:oddVBand="0" w:evenVBand="0" w:oddHBand="0" w:evenHBand="0" w:firstRowFirstColumn="0" w:firstRowLastColumn="0" w:lastRowFirstColumn="0" w:lastRowLastColumn="0"/>
              <w:rPr>
                <w:b w:val="0"/>
                <w:bCs w:val="0"/>
                <w:sz w:val="21"/>
                <w:szCs w:val="21"/>
              </w:rPr>
            </w:pPr>
            <w:r w:rsidRPr="00FB19D4">
              <w:rPr>
                <w:sz w:val="21"/>
                <w:szCs w:val="21"/>
              </w:rPr>
              <w:t xml:space="preserve">Use for </w:t>
            </w:r>
          </w:p>
          <w:p w14:paraId="694A3CB9" w14:textId="15BB7176" w:rsidR="00BF3020" w:rsidRPr="00FB19D4" w:rsidRDefault="00BF3020" w:rsidP="00BF3020">
            <w:pPr>
              <w:jc w:val="center"/>
              <w:cnfStyle w:val="100000000000" w:firstRow="1" w:lastRow="0" w:firstColumn="0" w:lastColumn="0" w:oddVBand="0" w:evenVBand="0" w:oddHBand="0" w:evenHBand="0" w:firstRowFirstColumn="0" w:firstRowLastColumn="0" w:lastRowFirstColumn="0" w:lastRowLastColumn="0"/>
              <w:rPr>
                <w:sz w:val="21"/>
                <w:szCs w:val="21"/>
              </w:rPr>
            </w:pPr>
            <w:r w:rsidRPr="00FB19D4">
              <w:rPr>
                <w:sz w:val="21"/>
                <w:szCs w:val="21"/>
              </w:rPr>
              <w:t>banking</w:t>
            </w:r>
          </w:p>
        </w:tc>
        <w:tc>
          <w:tcPr>
            <w:tcW w:w="1734" w:type="dxa"/>
          </w:tcPr>
          <w:p w14:paraId="60086411" w14:textId="22617C9A" w:rsidR="00BF3020" w:rsidRPr="00FB19D4" w:rsidRDefault="00BF3020" w:rsidP="00BF3020">
            <w:pPr>
              <w:jc w:val="center"/>
              <w:cnfStyle w:val="100000000000" w:firstRow="1" w:lastRow="0" w:firstColumn="0" w:lastColumn="0" w:oddVBand="0" w:evenVBand="0" w:oddHBand="0" w:evenHBand="0" w:firstRowFirstColumn="0" w:firstRowLastColumn="0" w:lastRowFirstColumn="0" w:lastRowLastColumn="0"/>
              <w:rPr>
                <w:sz w:val="21"/>
                <w:szCs w:val="21"/>
              </w:rPr>
            </w:pPr>
            <w:r w:rsidRPr="00FB19D4">
              <w:rPr>
                <w:sz w:val="21"/>
                <w:szCs w:val="21"/>
              </w:rPr>
              <w:t>Use for insurance</w:t>
            </w:r>
          </w:p>
        </w:tc>
        <w:tc>
          <w:tcPr>
            <w:tcW w:w="1734" w:type="dxa"/>
          </w:tcPr>
          <w:p w14:paraId="3CF3B85E" w14:textId="10F5DA94" w:rsidR="00BF3020" w:rsidRPr="00FB19D4" w:rsidRDefault="00BF3020" w:rsidP="00BF3020">
            <w:pPr>
              <w:jc w:val="center"/>
              <w:cnfStyle w:val="100000000000" w:firstRow="1" w:lastRow="0" w:firstColumn="0" w:lastColumn="0" w:oddVBand="0" w:evenVBand="0" w:oddHBand="0" w:evenHBand="0" w:firstRowFirstColumn="0" w:firstRowLastColumn="0" w:lastRowFirstColumn="0" w:lastRowLastColumn="0"/>
              <w:rPr>
                <w:sz w:val="21"/>
                <w:szCs w:val="21"/>
              </w:rPr>
            </w:pPr>
            <w:r w:rsidRPr="00FB19D4">
              <w:rPr>
                <w:sz w:val="21"/>
                <w:szCs w:val="21"/>
              </w:rPr>
              <w:t>Use for investments</w:t>
            </w:r>
          </w:p>
        </w:tc>
      </w:tr>
      <w:tr w:rsidR="00BF3020" w:rsidRPr="00FB19D4" w14:paraId="35FD2ABF" w14:textId="77777777" w:rsidTr="000C10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99DA6CB" w14:textId="77777777" w:rsidR="00BF3020" w:rsidRPr="00FB19D4" w:rsidRDefault="00BF3020" w:rsidP="00BF3020">
            <w:pPr>
              <w:rPr>
                <w:sz w:val="21"/>
                <w:szCs w:val="21"/>
              </w:rPr>
            </w:pPr>
            <w:r w:rsidRPr="00FB19D4">
              <w:rPr>
                <w:sz w:val="21"/>
                <w:szCs w:val="21"/>
              </w:rPr>
              <w:t>BMO (Bank of Montreal)</w:t>
            </w:r>
          </w:p>
        </w:tc>
        <w:tc>
          <w:tcPr>
            <w:tcW w:w="1734" w:type="dxa"/>
          </w:tcPr>
          <w:p w14:paraId="4014A44B" w14:textId="77777777" w:rsidR="00BF3020" w:rsidRPr="00FB19D4" w:rsidRDefault="00BF3020" w:rsidP="00BF3020">
            <w:pPr>
              <w:cnfStyle w:val="000000100000" w:firstRow="0" w:lastRow="0" w:firstColumn="0" w:lastColumn="0" w:oddVBand="0" w:evenVBand="0" w:oddHBand="1" w:evenHBand="0" w:firstRowFirstColumn="0" w:firstRowLastColumn="0" w:lastRowFirstColumn="0" w:lastRowLastColumn="0"/>
              <w:rPr>
                <w:sz w:val="21"/>
                <w:szCs w:val="21"/>
              </w:rPr>
            </w:pPr>
          </w:p>
        </w:tc>
        <w:tc>
          <w:tcPr>
            <w:tcW w:w="1734" w:type="dxa"/>
          </w:tcPr>
          <w:p w14:paraId="72EFB652" w14:textId="77777777" w:rsidR="00BF3020" w:rsidRPr="00FB19D4" w:rsidRDefault="00BF3020" w:rsidP="00BF3020">
            <w:pPr>
              <w:cnfStyle w:val="000000100000" w:firstRow="0" w:lastRow="0" w:firstColumn="0" w:lastColumn="0" w:oddVBand="0" w:evenVBand="0" w:oddHBand="1" w:evenHBand="0" w:firstRowFirstColumn="0" w:firstRowLastColumn="0" w:lastRowFirstColumn="0" w:lastRowLastColumn="0"/>
              <w:rPr>
                <w:sz w:val="21"/>
                <w:szCs w:val="21"/>
              </w:rPr>
            </w:pPr>
          </w:p>
        </w:tc>
        <w:tc>
          <w:tcPr>
            <w:tcW w:w="1734" w:type="dxa"/>
          </w:tcPr>
          <w:p w14:paraId="71326943" w14:textId="77777777" w:rsidR="00BF3020" w:rsidRPr="00FB19D4" w:rsidRDefault="00BF3020" w:rsidP="00BF3020">
            <w:pPr>
              <w:cnfStyle w:val="000000100000" w:firstRow="0" w:lastRow="0" w:firstColumn="0" w:lastColumn="0" w:oddVBand="0" w:evenVBand="0" w:oddHBand="1" w:evenHBand="0" w:firstRowFirstColumn="0" w:firstRowLastColumn="0" w:lastRowFirstColumn="0" w:lastRowLastColumn="0"/>
              <w:rPr>
                <w:sz w:val="21"/>
                <w:szCs w:val="21"/>
              </w:rPr>
            </w:pPr>
          </w:p>
        </w:tc>
      </w:tr>
      <w:tr w:rsidR="00BF3020" w:rsidRPr="00FB19D4" w14:paraId="50352A0C" w14:textId="77777777" w:rsidTr="000C10D3">
        <w:tc>
          <w:tcPr>
            <w:cnfStyle w:val="001000000000" w:firstRow="0" w:lastRow="0" w:firstColumn="1" w:lastColumn="0" w:oddVBand="0" w:evenVBand="0" w:oddHBand="0" w:evenHBand="0" w:firstRowFirstColumn="0" w:firstRowLastColumn="0" w:lastRowFirstColumn="0" w:lastRowLastColumn="0"/>
            <w:tcW w:w="4508" w:type="dxa"/>
          </w:tcPr>
          <w:p w14:paraId="4C5DC185" w14:textId="77777777" w:rsidR="00BF3020" w:rsidRPr="00FB19D4" w:rsidRDefault="00BF3020" w:rsidP="00BF3020">
            <w:pPr>
              <w:rPr>
                <w:sz w:val="21"/>
                <w:szCs w:val="21"/>
              </w:rPr>
            </w:pPr>
            <w:r w:rsidRPr="00FB19D4">
              <w:rPr>
                <w:sz w:val="21"/>
                <w:szCs w:val="21"/>
              </w:rPr>
              <w:t>BMO Nesbitt Burns</w:t>
            </w:r>
          </w:p>
        </w:tc>
        <w:tc>
          <w:tcPr>
            <w:tcW w:w="1734" w:type="dxa"/>
          </w:tcPr>
          <w:p w14:paraId="43D5E6E1" w14:textId="77777777" w:rsidR="00BF3020" w:rsidRPr="00FB19D4" w:rsidRDefault="00BF3020" w:rsidP="00BF3020">
            <w:pPr>
              <w:cnfStyle w:val="000000000000" w:firstRow="0" w:lastRow="0" w:firstColumn="0" w:lastColumn="0" w:oddVBand="0" w:evenVBand="0" w:oddHBand="0" w:evenHBand="0" w:firstRowFirstColumn="0" w:firstRowLastColumn="0" w:lastRowFirstColumn="0" w:lastRowLastColumn="0"/>
              <w:rPr>
                <w:sz w:val="21"/>
                <w:szCs w:val="21"/>
              </w:rPr>
            </w:pPr>
          </w:p>
        </w:tc>
        <w:tc>
          <w:tcPr>
            <w:tcW w:w="1734" w:type="dxa"/>
          </w:tcPr>
          <w:p w14:paraId="00071E3C" w14:textId="77777777" w:rsidR="00BF3020" w:rsidRPr="00FB19D4" w:rsidRDefault="00BF3020" w:rsidP="00BF3020">
            <w:pPr>
              <w:cnfStyle w:val="000000000000" w:firstRow="0" w:lastRow="0" w:firstColumn="0" w:lastColumn="0" w:oddVBand="0" w:evenVBand="0" w:oddHBand="0" w:evenHBand="0" w:firstRowFirstColumn="0" w:firstRowLastColumn="0" w:lastRowFirstColumn="0" w:lastRowLastColumn="0"/>
              <w:rPr>
                <w:sz w:val="21"/>
                <w:szCs w:val="21"/>
              </w:rPr>
            </w:pPr>
          </w:p>
        </w:tc>
        <w:tc>
          <w:tcPr>
            <w:tcW w:w="1734" w:type="dxa"/>
          </w:tcPr>
          <w:p w14:paraId="2C1F84C4" w14:textId="77777777" w:rsidR="00BF3020" w:rsidRPr="00FB19D4" w:rsidRDefault="00BF3020" w:rsidP="00BF3020">
            <w:pPr>
              <w:cnfStyle w:val="000000000000" w:firstRow="0" w:lastRow="0" w:firstColumn="0" w:lastColumn="0" w:oddVBand="0" w:evenVBand="0" w:oddHBand="0" w:evenHBand="0" w:firstRowFirstColumn="0" w:firstRowLastColumn="0" w:lastRowFirstColumn="0" w:lastRowLastColumn="0"/>
              <w:rPr>
                <w:sz w:val="21"/>
                <w:szCs w:val="21"/>
              </w:rPr>
            </w:pPr>
          </w:p>
        </w:tc>
      </w:tr>
      <w:tr w:rsidR="003C5DE9" w:rsidRPr="00FB19D4" w14:paraId="7A836529" w14:textId="77777777" w:rsidTr="000C10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29AE37B" w14:textId="06700532" w:rsidR="003C5DE9" w:rsidRPr="00FB19D4" w:rsidRDefault="003C5DE9" w:rsidP="003C5DE9">
            <w:pPr>
              <w:rPr>
                <w:sz w:val="21"/>
                <w:szCs w:val="21"/>
              </w:rPr>
            </w:pPr>
            <w:r w:rsidRPr="00FB19D4">
              <w:rPr>
                <w:sz w:val="21"/>
                <w:szCs w:val="21"/>
              </w:rPr>
              <w:t xml:space="preserve">BMO </w:t>
            </w:r>
            <w:proofErr w:type="spellStart"/>
            <w:r w:rsidRPr="00FB19D4">
              <w:rPr>
                <w:sz w:val="21"/>
                <w:szCs w:val="21"/>
              </w:rPr>
              <w:t>Investorline</w:t>
            </w:r>
            <w:proofErr w:type="spellEnd"/>
          </w:p>
        </w:tc>
        <w:tc>
          <w:tcPr>
            <w:tcW w:w="1734" w:type="dxa"/>
          </w:tcPr>
          <w:p w14:paraId="2B15A659"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rPr>
            </w:pPr>
          </w:p>
        </w:tc>
        <w:tc>
          <w:tcPr>
            <w:tcW w:w="1734" w:type="dxa"/>
          </w:tcPr>
          <w:p w14:paraId="789B74CD"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rPr>
            </w:pPr>
          </w:p>
        </w:tc>
        <w:tc>
          <w:tcPr>
            <w:tcW w:w="1734" w:type="dxa"/>
          </w:tcPr>
          <w:p w14:paraId="7EDCDFD2"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rPr>
            </w:pPr>
          </w:p>
        </w:tc>
      </w:tr>
      <w:tr w:rsidR="003C5DE9" w:rsidRPr="00FB19D4" w14:paraId="084D161C" w14:textId="77777777" w:rsidTr="000C10D3">
        <w:tc>
          <w:tcPr>
            <w:cnfStyle w:val="001000000000" w:firstRow="0" w:lastRow="0" w:firstColumn="1" w:lastColumn="0" w:oddVBand="0" w:evenVBand="0" w:oddHBand="0" w:evenHBand="0" w:firstRowFirstColumn="0" w:firstRowLastColumn="0" w:lastRowFirstColumn="0" w:lastRowLastColumn="0"/>
            <w:tcW w:w="4508" w:type="dxa"/>
          </w:tcPr>
          <w:p w14:paraId="1DCCC910" w14:textId="12840CAF" w:rsidR="003C5DE9" w:rsidRPr="00FB19D4" w:rsidRDefault="003C5DE9" w:rsidP="003C5DE9">
            <w:pPr>
              <w:rPr>
                <w:sz w:val="21"/>
                <w:szCs w:val="21"/>
              </w:rPr>
            </w:pPr>
            <w:r w:rsidRPr="00FB19D4">
              <w:rPr>
                <w:sz w:val="21"/>
                <w:szCs w:val="21"/>
              </w:rPr>
              <w:t xml:space="preserve">BMO </w:t>
            </w:r>
            <w:proofErr w:type="spellStart"/>
            <w:r w:rsidRPr="00FB19D4">
              <w:rPr>
                <w:sz w:val="21"/>
                <w:szCs w:val="21"/>
              </w:rPr>
              <w:t>SmartFolio</w:t>
            </w:r>
            <w:proofErr w:type="spellEnd"/>
          </w:p>
        </w:tc>
        <w:tc>
          <w:tcPr>
            <w:tcW w:w="1734" w:type="dxa"/>
          </w:tcPr>
          <w:p w14:paraId="544A2555"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rPr>
            </w:pPr>
          </w:p>
        </w:tc>
        <w:tc>
          <w:tcPr>
            <w:tcW w:w="1734" w:type="dxa"/>
          </w:tcPr>
          <w:p w14:paraId="3B870266"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rPr>
            </w:pPr>
          </w:p>
        </w:tc>
        <w:tc>
          <w:tcPr>
            <w:tcW w:w="1734" w:type="dxa"/>
          </w:tcPr>
          <w:p w14:paraId="4573D8B3"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rPr>
            </w:pPr>
          </w:p>
        </w:tc>
      </w:tr>
      <w:tr w:rsidR="003C5DE9" w:rsidRPr="00FB19D4" w14:paraId="6A0CA1F5" w14:textId="77777777" w:rsidTr="000C10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055E3CD" w14:textId="77777777" w:rsidR="003C5DE9" w:rsidRPr="00FB19D4" w:rsidRDefault="003C5DE9" w:rsidP="003C5DE9">
            <w:pPr>
              <w:rPr>
                <w:sz w:val="21"/>
                <w:szCs w:val="21"/>
              </w:rPr>
            </w:pPr>
            <w:proofErr w:type="spellStart"/>
            <w:r w:rsidRPr="00FB19D4">
              <w:rPr>
                <w:sz w:val="21"/>
                <w:szCs w:val="21"/>
              </w:rPr>
              <w:t>Caisse</w:t>
            </w:r>
            <w:proofErr w:type="spellEnd"/>
            <w:r w:rsidRPr="00FB19D4">
              <w:rPr>
                <w:sz w:val="21"/>
                <w:szCs w:val="21"/>
              </w:rPr>
              <w:t xml:space="preserve"> Populaire/ Desjardins</w:t>
            </w:r>
          </w:p>
        </w:tc>
        <w:tc>
          <w:tcPr>
            <w:tcW w:w="1734" w:type="dxa"/>
          </w:tcPr>
          <w:p w14:paraId="4A10E8B8"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rPr>
            </w:pPr>
          </w:p>
        </w:tc>
        <w:tc>
          <w:tcPr>
            <w:tcW w:w="1734" w:type="dxa"/>
          </w:tcPr>
          <w:p w14:paraId="05BCABFF"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rPr>
            </w:pPr>
          </w:p>
        </w:tc>
        <w:tc>
          <w:tcPr>
            <w:tcW w:w="1734" w:type="dxa"/>
          </w:tcPr>
          <w:p w14:paraId="321EFE40"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rPr>
            </w:pPr>
          </w:p>
        </w:tc>
      </w:tr>
      <w:tr w:rsidR="003C5DE9" w:rsidRPr="00FB19D4" w14:paraId="6D051DFA" w14:textId="77777777" w:rsidTr="000C10D3">
        <w:tc>
          <w:tcPr>
            <w:cnfStyle w:val="001000000000" w:firstRow="0" w:lastRow="0" w:firstColumn="1" w:lastColumn="0" w:oddVBand="0" w:evenVBand="0" w:oddHBand="0" w:evenHBand="0" w:firstRowFirstColumn="0" w:firstRowLastColumn="0" w:lastRowFirstColumn="0" w:lastRowLastColumn="0"/>
            <w:tcW w:w="4508" w:type="dxa"/>
          </w:tcPr>
          <w:p w14:paraId="01AE2380" w14:textId="77777777" w:rsidR="003C5DE9" w:rsidRPr="00FB19D4" w:rsidRDefault="003C5DE9" w:rsidP="003C5DE9">
            <w:pPr>
              <w:rPr>
                <w:sz w:val="21"/>
                <w:szCs w:val="21"/>
              </w:rPr>
            </w:pPr>
            <w:r w:rsidRPr="00FB19D4">
              <w:rPr>
                <w:sz w:val="21"/>
                <w:szCs w:val="21"/>
              </w:rPr>
              <w:t>Canada Life</w:t>
            </w:r>
          </w:p>
        </w:tc>
        <w:tc>
          <w:tcPr>
            <w:tcW w:w="1734" w:type="dxa"/>
          </w:tcPr>
          <w:p w14:paraId="1094A3C5"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rPr>
            </w:pPr>
          </w:p>
        </w:tc>
        <w:tc>
          <w:tcPr>
            <w:tcW w:w="1734" w:type="dxa"/>
          </w:tcPr>
          <w:p w14:paraId="315B6DDF"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rPr>
            </w:pPr>
          </w:p>
        </w:tc>
        <w:tc>
          <w:tcPr>
            <w:tcW w:w="1734" w:type="dxa"/>
          </w:tcPr>
          <w:p w14:paraId="1B92E26D"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rPr>
            </w:pPr>
          </w:p>
        </w:tc>
      </w:tr>
      <w:tr w:rsidR="003C5DE9" w:rsidRPr="00FB19D4" w14:paraId="7481861F" w14:textId="77777777" w:rsidTr="000C10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85BEA5E" w14:textId="77777777" w:rsidR="003C5DE9" w:rsidRPr="00FB19D4" w:rsidRDefault="003C5DE9" w:rsidP="003C5DE9">
            <w:pPr>
              <w:rPr>
                <w:sz w:val="21"/>
                <w:szCs w:val="21"/>
                <w:lang w:val="en-US"/>
              </w:rPr>
            </w:pPr>
            <w:r w:rsidRPr="00FB19D4">
              <w:rPr>
                <w:sz w:val="21"/>
                <w:szCs w:val="21"/>
                <w:lang w:val="en-US"/>
              </w:rPr>
              <w:t>CI Investments</w:t>
            </w:r>
          </w:p>
        </w:tc>
        <w:tc>
          <w:tcPr>
            <w:tcW w:w="1734" w:type="dxa"/>
          </w:tcPr>
          <w:p w14:paraId="793AFD60"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671734FF"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005914D9"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r>
      <w:tr w:rsidR="003C5DE9" w:rsidRPr="00FB19D4" w14:paraId="6614C204" w14:textId="77777777" w:rsidTr="000C10D3">
        <w:tc>
          <w:tcPr>
            <w:cnfStyle w:val="001000000000" w:firstRow="0" w:lastRow="0" w:firstColumn="1" w:lastColumn="0" w:oddVBand="0" w:evenVBand="0" w:oddHBand="0" w:evenHBand="0" w:firstRowFirstColumn="0" w:firstRowLastColumn="0" w:lastRowFirstColumn="0" w:lastRowLastColumn="0"/>
            <w:tcW w:w="4508" w:type="dxa"/>
          </w:tcPr>
          <w:p w14:paraId="2803436F" w14:textId="2A4EAEC4" w:rsidR="003C5DE9" w:rsidRPr="00FB19D4" w:rsidRDefault="003C5DE9" w:rsidP="003C5DE9">
            <w:pPr>
              <w:rPr>
                <w:sz w:val="21"/>
                <w:szCs w:val="21"/>
                <w:lang w:val="en-US"/>
              </w:rPr>
            </w:pPr>
            <w:r w:rsidRPr="00FB19D4">
              <w:rPr>
                <w:sz w:val="21"/>
                <w:szCs w:val="21"/>
                <w:lang w:val="en-US"/>
              </w:rPr>
              <w:t xml:space="preserve">CIBC </w:t>
            </w:r>
            <w:r w:rsidR="005A0D0D">
              <w:rPr>
                <w:sz w:val="21"/>
                <w:szCs w:val="21"/>
                <w:lang w:val="en-US"/>
              </w:rPr>
              <w:t>B</w:t>
            </w:r>
            <w:r w:rsidRPr="00FB19D4">
              <w:rPr>
                <w:sz w:val="21"/>
                <w:szCs w:val="21"/>
                <w:lang w:val="en-US"/>
              </w:rPr>
              <w:t>ank</w:t>
            </w:r>
          </w:p>
        </w:tc>
        <w:tc>
          <w:tcPr>
            <w:tcW w:w="1734" w:type="dxa"/>
          </w:tcPr>
          <w:p w14:paraId="203EB80B"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212732BF"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77D29E6D"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r>
      <w:tr w:rsidR="003C5DE9" w:rsidRPr="00FB19D4" w14:paraId="5137BDC3" w14:textId="77777777" w:rsidTr="000C10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5640E8F" w14:textId="77777777" w:rsidR="003C5DE9" w:rsidRPr="00FB19D4" w:rsidRDefault="003C5DE9" w:rsidP="003C5DE9">
            <w:pPr>
              <w:rPr>
                <w:sz w:val="21"/>
                <w:szCs w:val="21"/>
              </w:rPr>
            </w:pPr>
            <w:r w:rsidRPr="00FB19D4">
              <w:rPr>
                <w:sz w:val="21"/>
                <w:szCs w:val="21"/>
              </w:rPr>
              <w:t>CIBC Wood Gundy</w:t>
            </w:r>
          </w:p>
        </w:tc>
        <w:tc>
          <w:tcPr>
            <w:tcW w:w="1734" w:type="dxa"/>
          </w:tcPr>
          <w:p w14:paraId="2A8F6E80"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rPr>
            </w:pPr>
          </w:p>
        </w:tc>
        <w:tc>
          <w:tcPr>
            <w:tcW w:w="1734" w:type="dxa"/>
          </w:tcPr>
          <w:p w14:paraId="5B8EE337"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rPr>
            </w:pPr>
          </w:p>
        </w:tc>
        <w:tc>
          <w:tcPr>
            <w:tcW w:w="1734" w:type="dxa"/>
          </w:tcPr>
          <w:p w14:paraId="13AF9019"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rPr>
            </w:pPr>
          </w:p>
        </w:tc>
      </w:tr>
      <w:tr w:rsidR="003C5DE9" w:rsidRPr="00FB19D4" w14:paraId="737D5D60" w14:textId="77777777" w:rsidTr="000C10D3">
        <w:tc>
          <w:tcPr>
            <w:cnfStyle w:val="001000000000" w:firstRow="0" w:lastRow="0" w:firstColumn="1" w:lastColumn="0" w:oddVBand="0" w:evenVBand="0" w:oddHBand="0" w:evenHBand="0" w:firstRowFirstColumn="0" w:firstRowLastColumn="0" w:lastRowFirstColumn="0" w:lastRowLastColumn="0"/>
            <w:tcW w:w="4508" w:type="dxa"/>
          </w:tcPr>
          <w:p w14:paraId="6277C1E5" w14:textId="77777777" w:rsidR="003C5DE9" w:rsidRPr="00FB19D4" w:rsidRDefault="003C5DE9" w:rsidP="003C5DE9">
            <w:pPr>
              <w:rPr>
                <w:sz w:val="21"/>
                <w:szCs w:val="21"/>
                <w:lang w:val="en-US"/>
              </w:rPr>
            </w:pPr>
            <w:r w:rsidRPr="00FB19D4">
              <w:rPr>
                <w:sz w:val="21"/>
                <w:szCs w:val="21"/>
                <w:lang w:val="en-US"/>
              </w:rPr>
              <w:t>Credit Union [SPECIFY]_____________________________</w:t>
            </w:r>
          </w:p>
        </w:tc>
        <w:tc>
          <w:tcPr>
            <w:tcW w:w="1734" w:type="dxa"/>
          </w:tcPr>
          <w:p w14:paraId="27566927"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390CB36B"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374BD6D4"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r>
      <w:tr w:rsidR="003C5DE9" w:rsidRPr="00FB19D4" w14:paraId="0E8DE460" w14:textId="77777777" w:rsidTr="000C10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B742E54" w14:textId="77777777" w:rsidR="003C5DE9" w:rsidRPr="00FB19D4" w:rsidRDefault="003C5DE9" w:rsidP="003C5DE9">
            <w:pPr>
              <w:rPr>
                <w:sz w:val="21"/>
                <w:szCs w:val="21"/>
                <w:lang w:val="en-US"/>
              </w:rPr>
            </w:pPr>
            <w:r w:rsidRPr="00FB19D4">
              <w:rPr>
                <w:sz w:val="21"/>
                <w:szCs w:val="21"/>
                <w:lang w:val="en-US"/>
              </w:rPr>
              <w:t>Edward Jones</w:t>
            </w:r>
          </w:p>
        </w:tc>
        <w:tc>
          <w:tcPr>
            <w:tcW w:w="1734" w:type="dxa"/>
          </w:tcPr>
          <w:p w14:paraId="23220922"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6BC5352A"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079587F8"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r>
      <w:tr w:rsidR="003C5DE9" w:rsidRPr="00FB19D4" w14:paraId="4AAB434C" w14:textId="77777777" w:rsidTr="000C10D3">
        <w:tc>
          <w:tcPr>
            <w:cnfStyle w:val="001000000000" w:firstRow="0" w:lastRow="0" w:firstColumn="1" w:lastColumn="0" w:oddVBand="0" w:evenVBand="0" w:oddHBand="0" w:evenHBand="0" w:firstRowFirstColumn="0" w:firstRowLastColumn="0" w:lastRowFirstColumn="0" w:lastRowLastColumn="0"/>
            <w:tcW w:w="4508" w:type="dxa"/>
          </w:tcPr>
          <w:p w14:paraId="747F01F3" w14:textId="77777777" w:rsidR="003C5DE9" w:rsidRPr="00FB19D4" w:rsidRDefault="003C5DE9" w:rsidP="003C5DE9">
            <w:pPr>
              <w:rPr>
                <w:sz w:val="21"/>
                <w:szCs w:val="21"/>
                <w:lang w:val="en-US"/>
              </w:rPr>
            </w:pPr>
            <w:r w:rsidRPr="00FB19D4">
              <w:rPr>
                <w:sz w:val="21"/>
                <w:szCs w:val="21"/>
                <w:lang w:val="en-US"/>
              </w:rPr>
              <w:t>Empire Life</w:t>
            </w:r>
          </w:p>
        </w:tc>
        <w:tc>
          <w:tcPr>
            <w:tcW w:w="1734" w:type="dxa"/>
          </w:tcPr>
          <w:p w14:paraId="477AC7A1"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4C494B2C"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32D5AF1A"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r>
      <w:tr w:rsidR="003C5DE9" w:rsidRPr="00FB19D4" w14:paraId="351E794D" w14:textId="77777777" w:rsidTr="000C10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741A60F" w14:textId="77777777" w:rsidR="003C5DE9" w:rsidRPr="00FB19D4" w:rsidRDefault="003C5DE9" w:rsidP="003C5DE9">
            <w:pPr>
              <w:rPr>
                <w:sz w:val="21"/>
                <w:szCs w:val="21"/>
                <w:lang w:val="en-US"/>
              </w:rPr>
            </w:pPr>
            <w:r w:rsidRPr="00FB19D4">
              <w:rPr>
                <w:sz w:val="21"/>
                <w:szCs w:val="21"/>
                <w:lang w:val="en-US"/>
              </w:rPr>
              <w:t>Fidelity Investments Canada</w:t>
            </w:r>
          </w:p>
        </w:tc>
        <w:tc>
          <w:tcPr>
            <w:tcW w:w="1734" w:type="dxa"/>
          </w:tcPr>
          <w:p w14:paraId="1C8C530F"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4E5B3679"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1C459980"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r>
      <w:tr w:rsidR="003C5DE9" w:rsidRPr="00FB19D4" w14:paraId="2AB92C91" w14:textId="77777777" w:rsidTr="000C10D3">
        <w:tc>
          <w:tcPr>
            <w:cnfStyle w:val="001000000000" w:firstRow="0" w:lastRow="0" w:firstColumn="1" w:lastColumn="0" w:oddVBand="0" w:evenVBand="0" w:oddHBand="0" w:evenHBand="0" w:firstRowFirstColumn="0" w:firstRowLastColumn="0" w:lastRowFirstColumn="0" w:lastRowLastColumn="0"/>
            <w:tcW w:w="4508" w:type="dxa"/>
          </w:tcPr>
          <w:p w14:paraId="0BDD0B74" w14:textId="77777777" w:rsidR="003C5DE9" w:rsidRPr="00FB19D4" w:rsidRDefault="003C5DE9" w:rsidP="003C5DE9">
            <w:pPr>
              <w:rPr>
                <w:sz w:val="21"/>
                <w:szCs w:val="21"/>
                <w:lang w:val="en-US"/>
              </w:rPr>
            </w:pPr>
            <w:r w:rsidRPr="00FB19D4">
              <w:rPr>
                <w:sz w:val="21"/>
                <w:szCs w:val="21"/>
                <w:lang w:val="en-US"/>
              </w:rPr>
              <w:t>Investors Group</w:t>
            </w:r>
          </w:p>
        </w:tc>
        <w:tc>
          <w:tcPr>
            <w:tcW w:w="1734" w:type="dxa"/>
          </w:tcPr>
          <w:p w14:paraId="3A0D0688"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20C05B63"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0E7E9F7D"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r>
      <w:tr w:rsidR="003C5DE9" w:rsidRPr="00FB19D4" w14:paraId="1FC6D445" w14:textId="77777777" w:rsidTr="000C10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C9F0C72" w14:textId="77777777" w:rsidR="003C5DE9" w:rsidRPr="00FB19D4" w:rsidRDefault="003C5DE9" w:rsidP="003C5DE9">
            <w:pPr>
              <w:rPr>
                <w:sz w:val="21"/>
                <w:szCs w:val="21"/>
                <w:lang w:val="en-US"/>
              </w:rPr>
            </w:pPr>
            <w:r w:rsidRPr="00FB19D4">
              <w:rPr>
                <w:sz w:val="21"/>
                <w:szCs w:val="21"/>
                <w:lang w:val="en-US"/>
              </w:rPr>
              <w:t>Great-West Life</w:t>
            </w:r>
          </w:p>
        </w:tc>
        <w:tc>
          <w:tcPr>
            <w:tcW w:w="1734" w:type="dxa"/>
          </w:tcPr>
          <w:p w14:paraId="7CAD5C7C"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21C1F09E"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2838A2B5"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r>
      <w:tr w:rsidR="003C5DE9" w:rsidRPr="00FB19D4" w14:paraId="40B9D2E2" w14:textId="77777777" w:rsidTr="000C10D3">
        <w:tc>
          <w:tcPr>
            <w:cnfStyle w:val="001000000000" w:firstRow="0" w:lastRow="0" w:firstColumn="1" w:lastColumn="0" w:oddVBand="0" w:evenVBand="0" w:oddHBand="0" w:evenHBand="0" w:firstRowFirstColumn="0" w:firstRowLastColumn="0" w:lastRowFirstColumn="0" w:lastRowLastColumn="0"/>
            <w:tcW w:w="4508" w:type="dxa"/>
          </w:tcPr>
          <w:p w14:paraId="29CA1EBA" w14:textId="77777777" w:rsidR="003C5DE9" w:rsidRPr="00FB19D4" w:rsidRDefault="003C5DE9" w:rsidP="003C5DE9">
            <w:pPr>
              <w:rPr>
                <w:sz w:val="21"/>
                <w:szCs w:val="21"/>
                <w:lang w:val="en-US"/>
              </w:rPr>
            </w:pPr>
            <w:r w:rsidRPr="00FB19D4">
              <w:rPr>
                <w:sz w:val="21"/>
                <w:szCs w:val="21"/>
                <w:lang w:val="en-US"/>
              </w:rPr>
              <w:t>London Life</w:t>
            </w:r>
          </w:p>
        </w:tc>
        <w:tc>
          <w:tcPr>
            <w:tcW w:w="1734" w:type="dxa"/>
          </w:tcPr>
          <w:p w14:paraId="4A09A03C"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6E54EF64"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4B70C81D"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r>
      <w:tr w:rsidR="003C5DE9" w:rsidRPr="00FB19D4" w14:paraId="4B177D4F" w14:textId="77777777" w:rsidTr="000C10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3DBF37B" w14:textId="77777777" w:rsidR="003C5DE9" w:rsidRPr="00FB19D4" w:rsidRDefault="003C5DE9" w:rsidP="003C5DE9">
            <w:pPr>
              <w:rPr>
                <w:sz w:val="21"/>
                <w:szCs w:val="21"/>
                <w:lang w:val="en-US"/>
              </w:rPr>
            </w:pPr>
            <w:r w:rsidRPr="00FB19D4">
              <w:rPr>
                <w:sz w:val="21"/>
                <w:szCs w:val="21"/>
                <w:lang w:val="en-US"/>
              </w:rPr>
              <w:t>Manulife</w:t>
            </w:r>
          </w:p>
        </w:tc>
        <w:tc>
          <w:tcPr>
            <w:tcW w:w="1734" w:type="dxa"/>
          </w:tcPr>
          <w:p w14:paraId="1818852F"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7FBA2B32"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2418162D"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r>
      <w:tr w:rsidR="003C5DE9" w:rsidRPr="00FB19D4" w14:paraId="7B2E4964" w14:textId="77777777" w:rsidTr="000C10D3">
        <w:tc>
          <w:tcPr>
            <w:cnfStyle w:val="001000000000" w:firstRow="0" w:lastRow="0" w:firstColumn="1" w:lastColumn="0" w:oddVBand="0" w:evenVBand="0" w:oddHBand="0" w:evenHBand="0" w:firstRowFirstColumn="0" w:firstRowLastColumn="0" w:lastRowFirstColumn="0" w:lastRowLastColumn="0"/>
            <w:tcW w:w="4508" w:type="dxa"/>
          </w:tcPr>
          <w:p w14:paraId="53315F86" w14:textId="77777777" w:rsidR="003C5DE9" w:rsidRPr="00FB19D4" w:rsidRDefault="003C5DE9" w:rsidP="003C5DE9">
            <w:pPr>
              <w:rPr>
                <w:sz w:val="21"/>
                <w:szCs w:val="21"/>
                <w:lang w:val="en-US"/>
              </w:rPr>
            </w:pPr>
            <w:r w:rsidRPr="00FB19D4">
              <w:rPr>
                <w:sz w:val="21"/>
                <w:szCs w:val="21"/>
                <w:lang w:val="en-US"/>
              </w:rPr>
              <w:t>National Bank</w:t>
            </w:r>
          </w:p>
        </w:tc>
        <w:tc>
          <w:tcPr>
            <w:tcW w:w="1734" w:type="dxa"/>
          </w:tcPr>
          <w:p w14:paraId="282A76C4"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001B03F1"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2772D3A6"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r>
      <w:tr w:rsidR="003C5DE9" w:rsidRPr="00FB19D4" w14:paraId="38160DF8" w14:textId="77777777" w:rsidTr="000C10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9C2717F" w14:textId="77777777" w:rsidR="003C5DE9" w:rsidRPr="00FB19D4" w:rsidRDefault="003C5DE9" w:rsidP="003C5DE9">
            <w:pPr>
              <w:rPr>
                <w:sz w:val="21"/>
                <w:szCs w:val="21"/>
                <w:lang w:val="en-US"/>
              </w:rPr>
            </w:pPr>
            <w:r w:rsidRPr="00FB19D4">
              <w:rPr>
                <w:sz w:val="21"/>
                <w:szCs w:val="21"/>
                <w:lang w:val="en-US"/>
              </w:rPr>
              <w:t>RBC/Royal Bank</w:t>
            </w:r>
          </w:p>
        </w:tc>
        <w:tc>
          <w:tcPr>
            <w:tcW w:w="1734" w:type="dxa"/>
          </w:tcPr>
          <w:p w14:paraId="7388EBD3"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66CC03EC"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3BBF61C1"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r>
      <w:tr w:rsidR="003C5DE9" w:rsidRPr="00FB19D4" w14:paraId="7C784C24" w14:textId="77777777" w:rsidTr="000C10D3">
        <w:tc>
          <w:tcPr>
            <w:cnfStyle w:val="001000000000" w:firstRow="0" w:lastRow="0" w:firstColumn="1" w:lastColumn="0" w:oddVBand="0" w:evenVBand="0" w:oddHBand="0" w:evenHBand="0" w:firstRowFirstColumn="0" w:firstRowLastColumn="0" w:lastRowFirstColumn="0" w:lastRowLastColumn="0"/>
            <w:tcW w:w="4508" w:type="dxa"/>
          </w:tcPr>
          <w:p w14:paraId="4122A94D" w14:textId="77777777" w:rsidR="003C5DE9" w:rsidRPr="00FB19D4" w:rsidRDefault="003C5DE9" w:rsidP="003C5DE9">
            <w:pPr>
              <w:rPr>
                <w:sz w:val="21"/>
                <w:szCs w:val="21"/>
                <w:lang w:val="en-US"/>
              </w:rPr>
            </w:pPr>
            <w:r w:rsidRPr="00FB19D4">
              <w:rPr>
                <w:sz w:val="21"/>
                <w:szCs w:val="21"/>
                <w:lang w:val="en-US"/>
              </w:rPr>
              <w:t>RBC Dominion Securities</w:t>
            </w:r>
          </w:p>
        </w:tc>
        <w:tc>
          <w:tcPr>
            <w:tcW w:w="1734" w:type="dxa"/>
          </w:tcPr>
          <w:p w14:paraId="69C5D061"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64D7F82C"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4C588F25"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r>
      <w:tr w:rsidR="005A0D0D" w:rsidRPr="00FB19D4" w14:paraId="5339A4D4" w14:textId="77777777" w:rsidTr="000C10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FE82521" w14:textId="2CA88F1C" w:rsidR="005A0D0D" w:rsidRPr="00FB19D4" w:rsidRDefault="005A0D0D" w:rsidP="003C5DE9">
            <w:pPr>
              <w:rPr>
                <w:sz w:val="21"/>
                <w:szCs w:val="21"/>
                <w:lang w:val="en-US"/>
              </w:rPr>
            </w:pPr>
            <w:r>
              <w:rPr>
                <w:sz w:val="21"/>
                <w:szCs w:val="21"/>
                <w:lang w:val="en-US"/>
              </w:rPr>
              <w:t>RBC Direct Investing</w:t>
            </w:r>
          </w:p>
        </w:tc>
        <w:tc>
          <w:tcPr>
            <w:tcW w:w="1734" w:type="dxa"/>
          </w:tcPr>
          <w:p w14:paraId="27E5345D" w14:textId="77777777" w:rsidR="005A0D0D" w:rsidRPr="00FB19D4" w:rsidRDefault="005A0D0D"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1F16914E" w14:textId="77777777" w:rsidR="005A0D0D" w:rsidRPr="00FB19D4" w:rsidRDefault="005A0D0D"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3FD115AF" w14:textId="77777777" w:rsidR="005A0D0D" w:rsidRPr="00FB19D4" w:rsidRDefault="005A0D0D"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r>
      <w:tr w:rsidR="003C5DE9" w:rsidRPr="00FB19D4" w14:paraId="71D438D1" w14:textId="77777777" w:rsidTr="000C10D3">
        <w:tc>
          <w:tcPr>
            <w:cnfStyle w:val="001000000000" w:firstRow="0" w:lastRow="0" w:firstColumn="1" w:lastColumn="0" w:oddVBand="0" w:evenVBand="0" w:oddHBand="0" w:evenHBand="0" w:firstRowFirstColumn="0" w:firstRowLastColumn="0" w:lastRowFirstColumn="0" w:lastRowLastColumn="0"/>
            <w:tcW w:w="4508" w:type="dxa"/>
          </w:tcPr>
          <w:p w14:paraId="2E0DE8C8" w14:textId="77777777" w:rsidR="003C5DE9" w:rsidRPr="00FB19D4" w:rsidRDefault="003C5DE9" w:rsidP="003C5DE9">
            <w:pPr>
              <w:rPr>
                <w:sz w:val="21"/>
                <w:szCs w:val="21"/>
                <w:lang w:val="en-US"/>
              </w:rPr>
            </w:pPr>
            <w:r w:rsidRPr="00FB19D4">
              <w:rPr>
                <w:sz w:val="21"/>
                <w:szCs w:val="21"/>
                <w:lang w:val="en-US"/>
              </w:rPr>
              <w:t>Scotiabank</w:t>
            </w:r>
          </w:p>
        </w:tc>
        <w:tc>
          <w:tcPr>
            <w:tcW w:w="1734" w:type="dxa"/>
          </w:tcPr>
          <w:p w14:paraId="66A8031E"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568C7428"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65510FB3"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r>
      <w:tr w:rsidR="003C5DE9" w:rsidRPr="00FB19D4" w14:paraId="2BA03F78" w14:textId="77777777" w:rsidTr="000C10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5948E40" w14:textId="77777777" w:rsidR="003C5DE9" w:rsidRPr="00FB19D4" w:rsidRDefault="003C5DE9" w:rsidP="003C5DE9">
            <w:pPr>
              <w:rPr>
                <w:sz w:val="21"/>
                <w:szCs w:val="21"/>
              </w:rPr>
            </w:pPr>
            <w:r w:rsidRPr="00FB19D4">
              <w:rPr>
                <w:sz w:val="21"/>
                <w:szCs w:val="21"/>
              </w:rPr>
              <w:t>Scotia McLeod</w:t>
            </w:r>
          </w:p>
        </w:tc>
        <w:tc>
          <w:tcPr>
            <w:tcW w:w="1734" w:type="dxa"/>
          </w:tcPr>
          <w:p w14:paraId="5F2235D8"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rPr>
            </w:pPr>
          </w:p>
        </w:tc>
        <w:tc>
          <w:tcPr>
            <w:tcW w:w="1734" w:type="dxa"/>
          </w:tcPr>
          <w:p w14:paraId="3E787E67"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rPr>
            </w:pPr>
          </w:p>
        </w:tc>
        <w:tc>
          <w:tcPr>
            <w:tcW w:w="1734" w:type="dxa"/>
          </w:tcPr>
          <w:p w14:paraId="2F961494"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rPr>
            </w:pPr>
          </w:p>
        </w:tc>
      </w:tr>
      <w:tr w:rsidR="003C5DE9" w:rsidRPr="00FB19D4" w14:paraId="65EB70A8" w14:textId="77777777" w:rsidTr="000C10D3">
        <w:tc>
          <w:tcPr>
            <w:cnfStyle w:val="001000000000" w:firstRow="0" w:lastRow="0" w:firstColumn="1" w:lastColumn="0" w:oddVBand="0" w:evenVBand="0" w:oddHBand="0" w:evenHBand="0" w:firstRowFirstColumn="0" w:firstRowLastColumn="0" w:lastRowFirstColumn="0" w:lastRowLastColumn="0"/>
            <w:tcW w:w="4508" w:type="dxa"/>
          </w:tcPr>
          <w:p w14:paraId="3DAF9FEF" w14:textId="77777777" w:rsidR="003C5DE9" w:rsidRPr="00FB19D4" w:rsidRDefault="003C5DE9" w:rsidP="003C5DE9">
            <w:pPr>
              <w:rPr>
                <w:sz w:val="21"/>
                <w:szCs w:val="21"/>
                <w:lang w:val="en-US"/>
              </w:rPr>
            </w:pPr>
            <w:r w:rsidRPr="00FB19D4">
              <w:rPr>
                <w:sz w:val="21"/>
                <w:szCs w:val="21"/>
                <w:lang w:val="en-US"/>
              </w:rPr>
              <w:t>Sun Life Financial</w:t>
            </w:r>
          </w:p>
        </w:tc>
        <w:tc>
          <w:tcPr>
            <w:tcW w:w="1734" w:type="dxa"/>
          </w:tcPr>
          <w:p w14:paraId="1597564A"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69D60CC7"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53B51B76"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r>
      <w:tr w:rsidR="003C5DE9" w:rsidRPr="00FB19D4" w14:paraId="4BB01B6A" w14:textId="77777777" w:rsidTr="000C10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44DC15D" w14:textId="77777777" w:rsidR="003C5DE9" w:rsidRPr="00FB19D4" w:rsidRDefault="003C5DE9" w:rsidP="003C5DE9">
            <w:pPr>
              <w:rPr>
                <w:sz w:val="21"/>
                <w:szCs w:val="21"/>
                <w:lang w:val="en-US"/>
              </w:rPr>
            </w:pPr>
            <w:r w:rsidRPr="00FB19D4">
              <w:rPr>
                <w:sz w:val="21"/>
                <w:szCs w:val="21"/>
                <w:lang w:val="en-US"/>
              </w:rPr>
              <w:t>TD Canada Trust</w:t>
            </w:r>
          </w:p>
        </w:tc>
        <w:tc>
          <w:tcPr>
            <w:tcW w:w="1734" w:type="dxa"/>
          </w:tcPr>
          <w:p w14:paraId="05FFC895"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40BEADA8"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6E18E257"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r>
      <w:tr w:rsidR="003C5DE9" w:rsidRPr="00FB19D4" w14:paraId="094EB17E" w14:textId="77777777" w:rsidTr="000C10D3">
        <w:tc>
          <w:tcPr>
            <w:cnfStyle w:val="001000000000" w:firstRow="0" w:lastRow="0" w:firstColumn="1" w:lastColumn="0" w:oddVBand="0" w:evenVBand="0" w:oddHBand="0" w:evenHBand="0" w:firstRowFirstColumn="0" w:firstRowLastColumn="0" w:lastRowFirstColumn="0" w:lastRowLastColumn="0"/>
            <w:tcW w:w="4508" w:type="dxa"/>
          </w:tcPr>
          <w:p w14:paraId="3E189C6E" w14:textId="77777777" w:rsidR="003C5DE9" w:rsidRPr="00FB19D4" w:rsidRDefault="003C5DE9" w:rsidP="003C5DE9">
            <w:pPr>
              <w:rPr>
                <w:sz w:val="21"/>
                <w:szCs w:val="21"/>
              </w:rPr>
            </w:pPr>
            <w:r w:rsidRPr="00FB19D4">
              <w:rPr>
                <w:sz w:val="21"/>
                <w:szCs w:val="21"/>
              </w:rPr>
              <w:t>TD Waterhouse/TD Wealth</w:t>
            </w:r>
          </w:p>
        </w:tc>
        <w:tc>
          <w:tcPr>
            <w:tcW w:w="1734" w:type="dxa"/>
          </w:tcPr>
          <w:p w14:paraId="51360984"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rPr>
            </w:pPr>
          </w:p>
        </w:tc>
        <w:tc>
          <w:tcPr>
            <w:tcW w:w="1734" w:type="dxa"/>
          </w:tcPr>
          <w:p w14:paraId="2117F9D3"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rPr>
            </w:pPr>
          </w:p>
        </w:tc>
        <w:tc>
          <w:tcPr>
            <w:tcW w:w="1734" w:type="dxa"/>
          </w:tcPr>
          <w:p w14:paraId="2FD7EA92"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rPr>
            </w:pPr>
          </w:p>
        </w:tc>
      </w:tr>
      <w:tr w:rsidR="003C5DE9" w:rsidRPr="00FB19D4" w14:paraId="532C5387" w14:textId="77777777" w:rsidTr="000C10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AFBE912" w14:textId="3AA520FD" w:rsidR="003C5DE9" w:rsidRPr="00FB19D4" w:rsidRDefault="003C5DE9" w:rsidP="003C5DE9">
            <w:pPr>
              <w:rPr>
                <w:sz w:val="21"/>
                <w:szCs w:val="21"/>
              </w:rPr>
            </w:pPr>
            <w:proofErr w:type="spellStart"/>
            <w:r w:rsidRPr="00FB19D4">
              <w:rPr>
                <w:sz w:val="21"/>
                <w:szCs w:val="21"/>
              </w:rPr>
              <w:t>Questrade</w:t>
            </w:r>
            <w:proofErr w:type="spellEnd"/>
            <w:r w:rsidRPr="00FB19D4">
              <w:rPr>
                <w:sz w:val="21"/>
                <w:szCs w:val="21"/>
              </w:rPr>
              <w:t xml:space="preserve"> Portfolio IQ</w:t>
            </w:r>
          </w:p>
        </w:tc>
        <w:tc>
          <w:tcPr>
            <w:tcW w:w="1734" w:type="dxa"/>
          </w:tcPr>
          <w:p w14:paraId="1D291728"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rPr>
            </w:pPr>
          </w:p>
        </w:tc>
        <w:tc>
          <w:tcPr>
            <w:tcW w:w="1734" w:type="dxa"/>
          </w:tcPr>
          <w:p w14:paraId="4C6A152C"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rPr>
            </w:pPr>
          </w:p>
        </w:tc>
        <w:tc>
          <w:tcPr>
            <w:tcW w:w="1734" w:type="dxa"/>
          </w:tcPr>
          <w:p w14:paraId="1CBB294E"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rPr>
            </w:pPr>
          </w:p>
        </w:tc>
      </w:tr>
      <w:tr w:rsidR="003C5DE9" w:rsidRPr="00FB19D4" w14:paraId="21537D31" w14:textId="77777777" w:rsidTr="000C10D3">
        <w:tc>
          <w:tcPr>
            <w:cnfStyle w:val="001000000000" w:firstRow="0" w:lastRow="0" w:firstColumn="1" w:lastColumn="0" w:oddVBand="0" w:evenVBand="0" w:oddHBand="0" w:evenHBand="0" w:firstRowFirstColumn="0" w:firstRowLastColumn="0" w:lastRowFirstColumn="0" w:lastRowLastColumn="0"/>
            <w:tcW w:w="4508" w:type="dxa"/>
          </w:tcPr>
          <w:p w14:paraId="668D32BD" w14:textId="77777777" w:rsidR="003C5DE9" w:rsidRPr="00FB19D4" w:rsidRDefault="003C5DE9" w:rsidP="003C5DE9">
            <w:pPr>
              <w:rPr>
                <w:sz w:val="21"/>
                <w:szCs w:val="21"/>
              </w:rPr>
            </w:pPr>
            <w:proofErr w:type="spellStart"/>
            <w:r w:rsidRPr="00FB19D4">
              <w:rPr>
                <w:sz w:val="21"/>
                <w:szCs w:val="21"/>
              </w:rPr>
              <w:t>Wealthsimple</w:t>
            </w:r>
            <w:proofErr w:type="spellEnd"/>
          </w:p>
        </w:tc>
        <w:tc>
          <w:tcPr>
            <w:tcW w:w="1734" w:type="dxa"/>
          </w:tcPr>
          <w:p w14:paraId="51E06E8D"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rPr>
            </w:pPr>
          </w:p>
        </w:tc>
        <w:tc>
          <w:tcPr>
            <w:tcW w:w="1734" w:type="dxa"/>
          </w:tcPr>
          <w:p w14:paraId="29FDF4A9"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rPr>
            </w:pPr>
          </w:p>
        </w:tc>
        <w:tc>
          <w:tcPr>
            <w:tcW w:w="1734" w:type="dxa"/>
          </w:tcPr>
          <w:p w14:paraId="0E9FBE48"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rPr>
            </w:pPr>
          </w:p>
        </w:tc>
      </w:tr>
      <w:tr w:rsidR="003C5DE9" w:rsidRPr="00FB19D4" w14:paraId="541F0FC5" w14:textId="77777777" w:rsidTr="000C10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AF67AA6" w14:textId="67674386" w:rsidR="003C5DE9" w:rsidRPr="00FB19D4" w:rsidRDefault="003C5DE9" w:rsidP="003C5DE9">
            <w:pPr>
              <w:rPr>
                <w:sz w:val="21"/>
                <w:szCs w:val="21"/>
              </w:rPr>
            </w:pPr>
            <w:r w:rsidRPr="00FB19D4">
              <w:rPr>
                <w:sz w:val="21"/>
                <w:szCs w:val="21"/>
              </w:rPr>
              <w:t>Other Company 1 (please specify) ___________________________</w:t>
            </w:r>
          </w:p>
        </w:tc>
        <w:tc>
          <w:tcPr>
            <w:tcW w:w="1734" w:type="dxa"/>
          </w:tcPr>
          <w:p w14:paraId="7CCBEE78"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rPr>
            </w:pPr>
          </w:p>
        </w:tc>
        <w:tc>
          <w:tcPr>
            <w:tcW w:w="1734" w:type="dxa"/>
          </w:tcPr>
          <w:p w14:paraId="36886C54"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rPr>
            </w:pPr>
          </w:p>
        </w:tc>
        <w:tc>
          <w:tcPr>
            <w:tcW w:w="1734" w:type="dxa"/>
          </w:tcPr>
          <w:p w14:paraId="2AB09A60"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rPr>
            </w:pPr>
          </w:p>
        </w:tc>
      </w:tr>
      <w:tr w:rsidR="003C5DE9" w:rsidRPr="00FB19D4" w14:paraId="111F97AD" w14:textId="77777777" w:rsidTr="000C10D3">
        <w:tc>
          <w:tcPr>
            <w:cnfStyle w:val="001000000000" w:firstRow="0" w:lastRow="0" w:firstColumn="1" w:lastColumn="0" w:oddVBand="0" w:evenVBand="0" w:oddHBand="0" w:evenHBand="0" w:firstRowFirstColumn="0" w:firstRowLastColumn="0" w:lastRowFirstColumn="0" w:lastRowLastColumn="0"/>
            <w:tcW w:w="4508" w:type="dxa"/>
          </w:tcPr>
          <w:p w14:paraId="5EF72FB4" w14:textId="75C47847" w:rsidR="003C5DE9" w:rsidRPr="00FB19D4" w:rsidRDefault="003C5DE9" w:rsidP="003C5DE9">
            <w:pPr>
              <w:rPr>
                <w:sz w:val="21"/>
                <w:szCs w:val="21"/>
              </w:rPr>
            </w:pPr>
            <w:r w:rsidRPr="00FB19D4">
              <w:rPr>
                <w:sz w:val="21"/>
                <w:szCs w:val="21"/>
              </w:rPr>
              <w:t>Other Company 2 (please specify) ___________________________</w:t>
            </w:r>
          </w:p>
        </w:tc>
        <w:tc>
          <w:tcPr>
            <w:tcW w:w="1734" w:type="dxa"/>
          </w:tcPr>
          <w:p w14:paraId="4BEDF9C9"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0394755B"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7166D5A9"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r>
      <w:tr w:rsidR="003C5DE9" w:rsidRPr="00FB19D4" w14:paraId="490E460B" w14:textId="77777777" w:rsidTr="000C10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706C790" w14:textId="00AB4CC4" w:rsidR="003C5DE9" w:rsidRPr="00FB19D4" w:rsidRDefault="003C5DE9" w:rsidP="003C5DE9">
            <w:pPr>
              <w:rPr>
                <w:sz w:val="21"/>
                <w:szCs w:val="21"/>
                <w:lang w:val="en-US"/>
              </w:rPr>
            </w:pPr>
            <w:r w:rsidRPr="00FB19D4">
              <w:rPr>
                <w:sz w:val="21"/>
                <w:szCs w:val="21"/>
              </w:rPr>
              <w:t>Other Company 3 (please specify) ___________________________</w:t>
            </w:r>
          </w:p>
        </w:tc>
        <w:tc>
          <w:tcPr>
            <w:tcW w:w="1734" w:type="dxa"/>
          </w:tcPr>
          <w:p w14:paraId="6A22C0CB"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524B11A6"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734" w:type="dxa"/>
          </w:tcPr>
          <w:p w14:paraId="24F0E858" w14:textId="77777777" w:rsidR="003C5DE9" w:rsidRPr="00FB19D4" w:rsidRDefault="003C5DE9" w:rsidP="003C5DE9">
            <w:pPr>
              <w:cnfStyle w:val="000000100000" w:firstRow="0" w:lastRow="0" w:firstColumn="0" w:lastColumn="0" w:oddVBand="0" w:evenVBand="0" w:oddHBand="1" w:evenHBand="0" w:firstRowFirstColumn="0" w:firstRowLastColumn="0" w:lastRowFirstColumn="0" w:lastRowLastColumn="0"/>
              <w:rPr>
                <w:sz w:val="21"/>
                <w:szCs w:val="21"/>
                <w:lang w:val="en-US"/>
              </w:rPr>
            </w:pPr>
          </w:p>
        </w:tc>
      </w:tr>
      <w:tr w:rsidR="003C5DE9" w:rsidRPr="00FB19D4" w14:paraId="36353F81" w14:textId="77777777" w:rsidTr="000C10D3">
        <w:tc>
          <w:tcPr>
            <w:cnfStyle w:val="001000000000" w:firstRow="0" w:lastRow="0" w:firstColumn="1" w:lastColumn="0" w:oddVBand="0" w:evenVBand="0" w:oddHBand="0" w:evenHBand="0" w:firstRowFirstColumn="0" w:firstRowLastColumn="0" w:lastRowFirstColumn="0" w:lastRowLastColumn="0"/>
            <w:tcW w:w="4508" w:type="dxa"/>
          </w:tcPr>
          <w:p w14:paraId="2FB2B238" w14:textId="77777777" w:rsidR="003C5DE9" w:rsidRPr="00FB19D4" w:rsidRDefault="003C5DE9" w:rsidP="003C5DE9">
            <w:pPr>
              <w:rPr>
                <w:sz w:val="21"/>
                <w:szCs w:val="21"/>
                <w:lang w:val="en-US"/>
              </w:rPr>
            </w:pPr>
            <w:r w:rsidRPr="00FB19D4">
              <w:rPr>
                <w:sz w:val="21"/>
                <w:szCs w:val="21"/>
                <w:lang w:val="en-US"/>
              </w:rPr>
              <w:t>Prefer not to respond</w:t>
            </w:r>
          </w:p>
        </w:tc>
        <w:tc>
          <w:tcPr>
            <w:tcW w:w="1734" w:type="dxa"/>
          </w:tcPr>
          <w:p w14:paraId="756BE961"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47E522AD"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734" w:type="dxa"/>
          </w:tcPr>
          <w:p w14:paraId="3C702B2D" w14:textId="77777777" w:rsidR="003C5DE9" w:rsidRPr="00FB19D4" w:rsidRDefault="003C5DE9" w:rsidP="003C5DE9">
            <w:pPr>
              <w:cnfStyle w:val="000000000000" w:firstRow="0" w:lastRow="0" w:firstColumn="0" w:lastColumn="0" w:oddVBand="0" w:evenVBand="0" w:oddHBand="0" w:evenHBand="0" w:firstRowFirstColumn="0" w:firstRowLastColumn="0" w:lastRowFirstColumn="0" w:lastRowLastColumn="0"/>
              <w:rPr>
                <w:sz w:val="21"/>
                <w:szCs w:val="21"/>
                <w:lang w:val="en-US"/>
              </w:rPr>
            </w:pPr>
          </w:p>
        </w:tc>
      </w:tr>
    </w:tbl>
    <w:p w14:paraId="4B95E6CF" w14:textId="787920D4" w:rsidR="00F96591" w:rsidRDefault="00F96591" w:rsidP="00E95259">
      <w:pPr>
        <w:spacing w:after="0" w:line="240" w:lineRule="auto"/>
        <w:rPr>
          <w:sz w:val="21"/>
          <w:szCs w:val="21"/>
        </w:rPr>
      </w:pPr>
    </w:p>
    <w:p w14:paraId="64BC1FA9" w14:textId="17B74C3B" w:rsidR="00E55F94" w:rsidRPr="00FB19D4" w:rsidRDefault="00E55F94" w:rsidP="00F84DC2">
      <w:pPr>
        <w:pStyle w:val="ListParagraph"/>
        <w:numPr>
          <w:ilvl w:val="0"/>
          <w:numId w:val="6"/>
        </w:numPr>
        <w:rPr>
          <w:rFonts w:cstheme="minorHAnsi"/>
          <w:sz w:val="21"/>
          <w:szCs w:val="21"/>
        </w:rPr>
      </w:pPr>
      <w:r w:rsidRPr="00FB19D4">
        <w:rPr>
          <w:rFonts w:cstheme="minorHAnsi"/>
          <w:sz w:val="21"/>
          <w:szCs w:val="21"/>
        </w:rPr>
        <w:t>On a scale from 1 to 10, where 10 is “very satisfied” and 1 is “not satisfied at all”, how satisfied are you with your financial provider</w:t>
      </w:r>
      <w:r w:rsidR="00110F6C">
        <w:rPr>
          <w:rFonts w:cstheme="minorHAnsi"/>
          <w:sz w:val="21"/>
          <w:szCs w:val="21"/>
        </w:rPr>
        <w:t>(</w:t>
      </w:r>
      <w:r w:rsidRPr="00FB19D4">
        <w:rPr>
          <w:rFonts w:cstheme="minorHAnsi"/>
          <w:sz w:val="21"/>
          <w:szCs w:val="21"/>
        </w:rPr>
        <w:t>s</w:t>
      </w:r>
      <w:r w:rsidR="00110F6C">
        <w:rPr>
          <w:rFonts w:cstheme="minorHAnsi"/>
          <w:sz w:val="21"/>
          <w:szCs w:val="21"/>
        </w:rPr>
        <w:t>)</w:t>
      </w:r>
      <w:r w:rsidRPr="00FB19D4">
        <w:rPr>
          <w:rFonts w:cstheme="minorHAnsi"/>
          <w:sz w:val="21"/>
          <w:szCs w:val="21"/>
        </w:rPr>
        <w:t xml:space="preserve"> for…?</w:t>
      </w:r>
    </w:p>
    <w:tbl>
      <w:tblPr>
        <w:tblStyle w:val="LightGrid-Accent11"/>
        <w:tblW w:w="5273" w:type="pct"/>
        <w:tblInd w:w="-550" w:type="dxa"/>
        <w:tblLayout w:type="fixed"/>
        <w:tblLook w:val="04A0" w:firstRow="1" w:lastRow="0" w:firstColumn="1" w:lastColumn="0" w:noHBand="0" w:noVBand="1"/>
      </w:tblPr>
      <w:tblGrid>
        <w:gridCol w:w="2021"/>
        <w:gridCol w:w="949"/>
        <w:gridCol w:w="612"/>
        <w:gridCol w:w="781"/>
        <w:gridCol w:w="781"/>
        <w:gridCol w:w="781"/>
        <w:gridCol w:w="781"/>
        <w:gridCol w:w="781"/>
        <w:gridCol w:w="781"/>
        <w:gridCol w:w="781"/>
        <w:gridCol w:w="851"/>
        <w:gridCol w:w="709"/>
      </w:tblGrid>
      <w:tr w:rsidR="00E55F94" w:rsidRPr="00FB19D4" w14:paraId="4D93A7D0" w14:textId="77777777" w:rsidTr="003446B4">
        <w:trPr>
          <w:cnfStyle w:val="100000000000" w:firstRow="1" w:lastRow="0" w:firstColumn="0" w:lastColumn="0" w:oddVBand="0" w:evenVBand="0" w:oddHBand="0"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952" w:type="pct"/>
          </w:tcPr>
          <w:p w14:paraId="20179241" w14:textId="77777777" w:rsidR="00E55F94" w:rsidRPr="00FB19D4" w:rsidRDefault="00E55F94" w:rsidP="003446B4">
            <w:pPr>
              <w:rPr>
                <w:rFonts w:asciiTheme="minorHAnsi" w:hAnsiTheme="minorHAnsi"/>
                <w:b w:val="0"/>
                <w:sz w:val="21"/>
                <w:szCs w:val="21"/>
              </w:rPr>
            </w:pPr>
          </w:p>
        </w:tc>
        <w:tc>
          <w:tcPr>
            <w:tcW w:w="447" w:type="pct"/>
            <w:vAlign w:val="center"/>
          </w:tcPr>
          <w:p w14:paraId="435284C1" w14:textId="77777777" w:rsidR="00E55F94" w:rsidRPr="00FB19D4" w:rsidRDefault="00E55F94" w:rsidP="003446B4">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sidRPr="00FB19D4">
              <w:rPr>
                <w:rFonts w:asciiTheme="minorHAnsi" w:hAnsiTheme="minorHAnsi"/>
                <w:sz w:val="18"/>
                <w:szCs w:val="18"/>
              </w:rPr>
              <w:t>1</w:t>
            </w:r>
          </w:p>
          <w:p w14:paraId="4FBBC258" w14:textId="77777777" w:rsidR="00E55F94" w:rsidRPr="00FB19D4" w:rsidRDefault="00E55F94" w:rsidP="003446B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B19D4">
              <w:rPr>
                <w:rFonts w:asciiTheme="minorHAnsi" w:hAnsiTheme="minorHAnsi"/>
                <w:sz w:val="18"/>
                <w:szCs w:val="18"/>
              </w:rPr>
              <w:t>Not satisfied at all</w:t>
            </w:r>
          </w:p>
        </w:tc>
        <w:tc>
          <w:tcPr>
            <w:tcW w:w="288" w:type="pct"/>
            <w:vAlign w:val="center"/>
          </w:tcPr>
          <w:p w14:paraId="711B88D3" w14:textId="77777777" w:rsidR="00E55F94" w:rsidRPr="00FB19D4" w:rsidRDefault="00E55F94" w:rsidP="003446B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B19D4">
              <w:rPr>
                <w:rFonts w:asciiTheme="minorHAnsi" w:hAnsiTheme="minorHAnsi"/>
                <w:sz w:val="18"/>
                <w:szCs w:val="18"/>
              </w:rPr>
              <w:t>2</w:t>
            </w:r>
          </w:p>
        </w:tc>
        <w:tc>
          <w:tcPr>
            <w:tcW w:w="368" w:type="pct"/>
            <w:vAlign w:val="center"/>
          </w:tcPr>
          <w:p w14:paraId="485D0535" w14:textId="77777777" w:rsidR="00E55F94" w:rsidRPr="00FB19D4" w:rsidRDefault="00E55F94" w:rsidP="003446B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B19D4">
              <w:rPr>
                <w:rFonts w:asciiTheme="minorHAnsi" w:hAnsiTheme="minorHAnsi"/>
                <w:sz w:val="18"/>
                <w:szCs w:val="18"/>
              </w:rPr>
              <w:t>3</w:t>
            </w:r>
          </w:p>
        </w:tc>
        <w:tc>
          <w:tcPr>
            <w:tcW w:w="368" w:type="pct"/>
            <w:vAlign w:val="center"/>
          </w:tcPr>
          <w:p w14:paraId="339D9427" w14:textId="77777777" w:rsidR="00E55F94" w:rsidRPr="00FB19D4" w:rsidRDefault="00E55F94" w:rsidP="003446B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B19D4">
              <w:rPr>
                <w:rFonts w:asciiTheme="minorHAnsi" w:hAnsiTheme="minorHAnsi"/>
                <w:sz w:val="18"/>
                <w:szCs w:val="18"/>
              </w:rPr>
              <w:t>4</w:t>
            </w:r>
          </w:p>
        </w:tc>
        <w:tc>
          <w:tcPr>
            <w:tcW w:w="368" w:type="pct"/>
            <w:vAlign w:val="center"/>
          </w:tcPr>
          <w:p w14:paraId="3F496419" w14:textId="77777777" w:rsidR="00E55F94" w:rsidRPr="00FB19D4" w:rsidRDefault="00E55F94" w:rsidP="003446B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B19D4">
              <w:rPr>
                <w:rFonts w:asciiTheme="minorHAnsi" w:hAnsiTheme="minorHAnsi"/>
                <w:sz w:val="18"/>
                <w:szCs w:val="18"/>
              </w:rPr>
              <w:t>5</w:t>
            </w:r>
          </w:p>
        </w:tc>
        <w:tc>
          <w:tcPr>
            <w:tcW w:w="368" w:type="pct"/>
            <w:vAlign w:val="center"/>
          </w:tcPr>
          <w:p w14:paraId="7D91FB4E" w14:textId="77777777" w:rsidR="00E55F94" w:rsidRPr="00FB19D4" w:rsidRDefault="00E55F94" w:rsidP="003446B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B19D4">
              <w:rPr>
                <w:rFonts w:asciiTheme="minorHAnsi" w:hAnsiTheme="minorHAnsi"/>
                <w:sz w:val="18"/>
                <w:szCs w:val="18"/>
              </w:rPr>
              <w:t>6</w:t>
            </w:r>
          </w:p>
        </w:tc>
        <w:tc>
          <w:tcPr>
            <w:tcW w:w="368" w:type="pct"/>
            <w:vAlign w:val="center"/>
          </w:tcPr>
          <w:p w14:paraId="6462D293" w14:textId="77777777" w:rsidR="00E55F94" w:rsidRPr="00FB19D4" w:rsidRDefault="00E55F94" w:rsidP="003446B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B19D4">
              <w:rPr>
                <w:rFonts w:asciiTheme="minorHAnsi" w:hAnsiTheme="minorHAnsi"/>
                <w:sz w:val="18"/>
                <w:szCs w:val="18"/>
              </w:rPr>
              <w:t>7</w:t>
            </w:r>
          </w:p>
        </w:tc>
        <w:tc>
          <w:tcPr>
            <w:tcW w:w="368" w:type="pct"/>
            <w:vAlign w:val="center"/>
          </w:tcPr>
          <w:p w14:paraId="3E353954" w14:textId="77777777" w:rsidR="00E55F94" w:rsidRPr="00FB19D4" w:rsidRDefault="00E55F94" w:rsidP="003446B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B19D4">
              <w:rPr>
                <w:rFonts w:asciiTheme="minorHAnsi" w:hAnsiTheme="minorHAnsi"/>
                <w:sz w:val="18"/>
                <w:szCs w:val="18"/>
              </w:rPr>
              <w:t>8</w:t>
            </w:r>
          </w:p>
        </w:tc>
        <w:tc>
          <w:tcPr>
            <w:tcW w:w="368" w:type="pct"/>
            <w:vAlign w:val="center"/>
          </w:tcPr>
          <w:p w14:paraId="1AE522E2" w14:textId="77777777" w:rsidR="00E55F94" w:rsidRPr="00FB19D4" w:rsidRDefault="00E55F94" w:rsidP="003446B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B19D4">
              <w:rPr>
                <w:rFonts w:asciiTheme="minorHAnsi" w:hAnsiTheme="minorHAnsi"/>
                <w:sz w:val="18"/>
                <w:szCs w:val="18"/>
              </w:rPr>
              <w:t>9</w:t>
            </w:r>
          </w:p>
        </w:tc>
        <w:tc>
          <w:tcPr>
            <w:tcW w:w="401" w:type="pct"/>
            <w:vAlign w:val="center"/>
          </w:tcPr>
          <w:p w14:paraId="637809FF" w14:textId="77777777" w:rsidR="00E55F94" w:rsidRPr="00FB19D4" w:rsidRDefault="00E55F94" w:rsidP="003446B4">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sidRPr="00FB19D4">
              <w:rPr>
                <w:rFonts w:asciiTheme="minorHAnsi" w:hAnsiTheme="minorHAnsi"/>
                <w:sz w:val="18"/>
                <w:szCs w:val="18"/>
              </w:rPr>
              <w:t>10</w:t>
            </w:r>
          </w:p>
          <w:p w14:paraId="0F2469EF" w14:textId="77777777" w:rsidR="00E55F94" w:rsidRPr="00FB19D4" w:rsidRDefault="00E55F94" w:rsidP="003446B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B19D4">
              <w:rPr>
                <w:rFonts w:asciiTheme="minorHAnsi" w:hAnsiTheme="minorHAnsi"/>
                <w:sz w:val="18"/>
                <w:szCs w:val="18"/>
              </w:rPr>
              <w:t>Very satisfied</w:t>
            </w:r>
          </w:p>
        </w:tc>
        <w:tc>
          <w:tcPr>
            <w:tcW w:w="334" w:type="pct"/>
            <w:vAlign w:val="center"/>
          </w:tcPr>
          <w:p w14:paraId="0300B7B1" w14:textId="77777777" w:rsidR="00E55F94" w:rsidRPr="00FB19D4" w:rsidRDefault="00E55F94" w:rsidP="003446B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B19D4">
              <w:rPr>
                <w:rFonts w:asciiTheme="minorHAnsi" w:hAnsiTheme="minorHAnsi"/>
                <w:sz w:val="18"/>
                <w:szCs w:val="18"/>
              </w:rPr>
              <w:t>Not sure</w:t>
            </w:r>
          </w:p>
        </w:tc>
      </w:tr>
      <w:tr w:rsidR="00E55F94" w:rsidRPr="00FB19D4" w14:paraId="7369DABE" w14:textId="77777777" w:rsidTr="003446B4">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952" w:type="pct"/>
            <w:vAlign w:val="center"/>
          </w:tcPr>
          <w:p w14:paraId="3499BE57" w14:textId="77777777" w:rsidR="00E55F94" w:rsidRPr="00FB19D4" w:rsidRDefault="00E55F94" w:rsidP="003446B4">
            <w:pPr>
              <w:rPr>
                <w:rFonts w:asciiTheme="minorHAnsi" w:hAnsiTheme="minorHAnsi"/>
                <w:b w:val="0"/>
                <w:sz w:val="21"/>
                <w:szCs w:val="21"/>
              </w:rPr>
            </w:pPr>
            <w:r w:rsidRPr="00FB19D4">
              <w:rPr>
                <w:rFonts w:asciiTheme="minorHAnsi" w:hAnsiTheme="minorHAnsi"/>
                <w:b w:val="0"/>
                <w:sz w:val="21"/>
                <w:szCs w:val="21"/>
              </w:rPr>
              <w:t>Your business</w:t>
            </w:r>
          </w:p>
        </w:tc>
        <w:tc>
          <w:tcPr>
            <w:tcW w:w="447" w:type="pct"/>
            <w:vAlign w:val="center"/>
          </w:tcPr>
          <w:p w14:paraId="0927F00B" w14:textId="77777777" w:rsidR="00E55F94" w:rsidRPr="00FB19D4" w:rsidRDefault="00E55F94"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8" w:type="pct"/>
            <w:vAlign w:val="center"/>
          </w:tcPr>
          <w:p w14:paraId="5C3080B4" w14:textId="77777777" w:rsidR="00E55F94" w:rsidRPr="00FB19D4" w:rsidRDefault="00E55F94"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8" w:type="pct"/>
            <w:vAlign w:val="center"/>
          </w:tcPr>
          <w:p w14:paraId="4BC667C2" w14:textId="77777777" w:rsidR="00E55F94" w:rsidRPr="00FB19D4" w:rsidRDefault="00E55F94"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8" w:type="pct"/>
            <w:vAlign w:val="center"/>
          </w:tcPr>
          <w:p w14:paraId="15876CAC" w14:textId="77777777" w:rsidR="00E55F94" w:rsidRPr="00FB19D4" w:rsidRDefault="00E55F94"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8" w:type="pct"/>
            <w:vAlign w:val="center"/>
          </w:tcPr>
          <w:p w14:paraId="0760CB3E" w14:textId="77777777" w:rsidR="00E55F94" w:rsidRPr="00FB19D4" w:rsidRDefault="00E55F94"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8" w:type="pct"/>
            <w:vAlign w:val="center"/>
          </w:tcPr>
          <w:p w14:paraId="2761CB50" w14:textId="77777777" w:rsidR="00E55F94" w:rsidRPr="00FB19D4" w:rsidRDefault="00E55F94"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8" w:type="pct"/>
            <w:vAlign w:val="center"/>
          </w:tcPr>
          <w:p w14:paraId="6DC181F8" w14:textId="77777777" w:rsidR="00E55F94" w:rsidRPr="00FB19D4" w:rsidRDefault="00E55F94"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8" w:type="pct"/>
            <w:vAlign w:val="center"/>
          </w:tcPr>
          <w:p w14:paraId="33A3F2FE" w14:textId="77777777" w:rsidR="00E55F94" w:rsidRPr="00FB19D4" w:rsidRDefault="00E55F94"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8" w:type="pct"/>
            <w:vAlign w:val="center"/>
          </w:tcPr>
          <w:p w14:paraId="33ADC354" w14:textId="77777777" w:rsidR="00E55F94" w:rsidRPr="00FB19D4" w:rsidRDefault="00E55F94"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1" w:type="pct"/>
            <w:vAlign w:val="center"/>
          </w:tcPr>
          <w:p w14:paraId="2C2B4B2D" w14:textId="77777777" w:rsidR="00E55F94" w:rsidRPr="00FB19D4" w:rsidRDefault="00E55F94"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34" w:type="pct"/>
            <w:vAlign w:val="center"/>
          </w:tcPr>
          <w:p w14:paraId="13EFD923" w14:textId="77777777" w:rsidR="00E55F94" w:rsidRPr="00FB19D4" w:rsidRDefault="00E55F94"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E55F94" w:rsidRPr="00FB19D4" w14:paraId="00290DD9" w14:textId="77777777" w:rsidTr="003446B4">
        <w:trPr>
          <w:cnfStyle w:val="000000010000" w:firstRow="0" w:lastRow="0" w:firstColumn="0" w:lastColumn="0" w:oddVBand="0" w:evenVBand="0" w:oddHBand="0" w:evenHBand="1"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952" w:type="pct"/>
            <w:vAlign w:val="center"/>
          </w:tcPr>
          <w:p w14:paraId="3EF9B2B8" w14:textId="77777777" w:rsidR="00E55F94" w:rsidRPr="00FB19D4" w:rsidRDefault="00E55F94" w:rsidP="003446B4">
            <w:pPr>
              <w:rPr>
                <w:rFonts w:asciiTheme="minorHAnsi" w:hAnsiTheme="minorHAnsi"/>
                <w:b w:val="0"/>
                <w:sz w:val="21"/>
                <w:szCs w:val="21"/>
              </w:rPr>
            </w:pPr>
            <w:r w:rsidRPr="00FB19D4">
              <w:rPr>
                <w:rFonts w:asciiTheme="minorHAnsi" w:hAnsiTheme="minorHAnsi"/>
                <w:b w:val="0"/>
                <w:sz w:val="21"/>
                <w:szCs w:val="21"/>
              </w:rPr>
              <w:t>Your personal finances</w:t>
            </w:r>
          </w:p>
        </w:tc>
        <w:tc>
          <w:tcPr>
            <w:tcW w:w="447" w:type="pct"/>
            <w:vAlign w:val="center"/>
          </w:tcPr>
          <w:p w14:paraId="0C4A14E3" w14:textId="77777777" w:rsidR="00E55F94" w:rsidRPr="00FB19D4" w:rsidRDefault="00E55F94" w:rsidP="003446B4">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8" w:type="pct"/>
            <w:vAlign w:val="center"/>
          </w:tcPr>
          <w:p w14:paraId="11100C5A" w14:textId="77777777" w:rsidR="00E55F94" w:rsidRPr="00FB19D4" w:rsidRDefault="00E55F94" w:rsidP="003446B4">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8" w:type="pct"/>
            <w:vAlign w:val="center"/>
          </w:tcPr>
          <w:p w14:paraId="2FB6A1E7" w14:textId="77777777" w:rsidR="00E55F94" w:rsidRPr="00FB19D4" w:rsidRDefault="00E55F94" w:rsidP="003446B4">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8" w:type="pct"/>
            <w:vAlign w:val="center"/>
          </w:tcPr>
          <w:p w14:paraId="0C6DE028" w14:textId="77777777" w:rsidR="00E55F94" w:rsidRPr="00FB19D4" w:rsidRDefault="00E55F94" w:rsidP="003446B4">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8" w:type="pct"/>
            <w:vAlign w:val="center"/>
          </w:tcPr>
          <w:p w14:paraId="6E3D0BB6" w14:textId="77777777" w:rsidR="00E55F94" w:rsidRPr="00FB19D4" w:rsidRDefault="00E55F94" w:rsidP="003446B4">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8" w:type="pct"/>
            <w:vAlign w:val="center"/>
          </w:tcPr>
          <w:p w14:paraId="36F73343" w14:textId="77777777" w:rsidR="00E55F94" w:rsidRPr="00FB19D4" w:rsidRDefault="00E55F94" w:rsidP="003446B4">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8" w:type="pct"/>
            <w:vAlign w:val="center"/>
          </w:tcPr>
          <w:p w14:paraId="44766BC7" w14:textId="77777777" w:rsidR="00E55F94" w:rsidRPr="00FB19D4" w:rsidRDefault="00E55F94" w:rsidP="003446B4">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8" w:type="pct"/>
            <w:vAlign w:val="center"/>
          </w:tcPr>
          <w:p w14:paraId="0E11945A" w14:textId="77777777" w:rsidR="00E55F94" w:rsidRPr="00FB19D4" w:rsidRDefault="00E55F94" w:rsidP="003446B4">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8" w:type="pct"/>
            <w:vAlign w:val="center"/>
          </w:tcPr>
          <w:p w14:paraId="5374F91E" w14:textId="77777777" w:rsidR="00E55F94" w:rsidRPr="00FB19D4" w:rsidRDefault="00E55F94" w:rsidP="003446B4">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1" w:type="pct"/>
            <w:vAlign w:val="center"/>
          </w:tcPr>
          <w:p w14:paraId="4985C51F" w14:textId="77777777" w:rsidR="00E55F94" w:rsidRPr="00FB19D4" w:rsidRDefault="00E55F94" w:rsidP="003446B4">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34" w:type="pct"/>
            <w:vAlign w:val="center"/>
          </w:tcPr>
          <w:p w14:paraId="2BE80C35" w14:textId="77777777" w:rsidR="00E55F94" w:rsidRPr="00FB19D4" w:rsidRDefault="00E55F94" w:rsidP="003446B4">
            <w:pPr>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D04835" w:rsidRPr="00FB19D4" w14:paraId="731A57B0" w14:textId="77777777" w:rsidTr="003446B4">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952" w:type="pct"/>
            <w:vAlign w:val="center"/>
          </w:tcPr>
          <w:p w14:paraId="4F71F3D0" w14:textId="00ADFB81" w:rsidR="00D04835" w:rsidRPr="00D260E0" w:rsidRDefault="00D04835" w:rsidP="003446B4">
            <w:pPr>
              <w:rPr>
                <w:rFonts w:asciiTheme="minorHAnsi" w:hAnsiTheme="minorHAnsi"/>
                <w:b w:val="0"/>
                <w:bCs w:val="0"/>
                <w:sz w:val="21"/>
                <w:szCs w:val="21"/>
              </w:rPr>
            </w:pPr>
            <w:r w:rsidRPr="00D260E0">
              <w:rPr>
                <w:rFonts w:asciiTheme="minorHAnsi" w:hAnsiTheme="minorHAnsi"/>
                <w:b w:val="0"/>
                <w:bCs w:val="0"/>
                <w:sz w:val="21"/>
                <w:szCs w:val="21"/>
              </w:rPr>
              <w:t xml:space="preserve">Their response to supporting </w:t>
            </w:r>
            <w:r w:rsidR="0084789A" w:rsidRPr="00D260E0">
              <w:rPr>
                <w:rFonts w:asciiTheme="minorHAnsi" w:hAnsiTheme="minorHAnsi"/>
                <w:b w:val="0"/>
                <w:bCs w:val="0"/>
                <w:sz w:val="21"/>
                <w:szCs w:val="21"/>
              </w:rPr>
              <w:t>you</w:t>
            </w:r>
            <w:r w:rsidR="008169AE" w:rsidRPr="00D260E0">
              <w:rPr>
                <w:rFonts w:asciiTheme="minorHAnsi" w:hAnsiTheme="minorHAnsi"/>
                <w:b w:val="0"/>
                <w:bCs w:val="0"/>
                <w:sz w:val="21"/>
                <w:szCs w:val="21"/>
              </w:rPr>
              <w:t>r personal finances</w:t>
            </w:r>
            <w:r w:rsidR="0084789A" w:rsidRPr="00D260E0">
              <w:rPr>
                <w:rFonts w:asciiTheme="minorHAnsi" w:hAnsiTheme="minorHAnsi"/>
                <w:b w:val="0"/>
                <w:bCs w:val="0"/>
                <w:sz w:val="21"/>
                <w:szCs w:val="21"/>
              </w:rPr>
              <w:t xml:space="preserve"> </w:t>
            </w:r>
            <w:r w:rsidRPr="00D260E0">
              <w:rPr>
                <w:rFonts w:asciiTheme="minorHAnsi" w:hAnsiTheme="minorHAnsi"/>
                <w:b w:val="0"/>
                <w:bCs w:val="0"/>
                <w:sz w:val="21"/>
                <w:szCs w:val="21"/>
              </w:rPr>
              <w:t>during COVID-19</w:t>
            </w:r>
          </w:p>
        </w:tc>
        <w:tc>
          <w:tcPr>
            <w:tcW w:w="447" w:type="pct"/>
            <w:vAlign w:val="center"/>
          </w:tcPr>
          <w:p w14:paraId="61A35ED5" w14:textId="77777777" w:rsidR="00D04835" w:rsidRPr="00FB19D4" w:rsidRDefault="00D04835"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8" w:type="pct"/>
            <w:vAlign w:val="center"/>
          </w:tcPr>
          <w:p w14:paraId="5379FD46" w14:textId="77777777" w:rsidR="00D04835" w:rsidRPr="00FB19D4" w:rsidRDefault="00D04835"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8" w:type="pct"/>
            <w:vAlign w:val="center"/>
          </w:tcPr>
          <w:p w14:paraId="09F655DA" w14:textId="77777777" w:rsidR="00D04835" w:rsidRPr="00FB19D4" w:rsidRDefault="00D04835"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8" w:type="pct"/>
            <w:vAlign w:val="center"/>
          </w:tcPr>
          <w:p w14:paraId="4A48437E" w14:textId="77777777" w:rsidR="00D04835" w:rsidRPr="00FB19D4" w:rsidRDefault="00D04835"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8" w:type="pct"/>
            <w:vAlign w:val="center"/>
          </w:tcPr>
          <w:p w14:paraId="5152148F" w14:textId="77777777" w:rsidR="00D04835" w:rsidRPr="00FB19D4" w:rsidRDefault="00D04835"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8" w:type="pct"/>
            <w:vAlign w:val="center"/>
          </w:tcPr>
          <w:p w14:paraId="54EB9F58" w14:textId="77777777" w:rsidR="00D04835" w:rsidRPr="00FB19D4" w:rsidRDefault="00D04835"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8" w:type="pct"/>
            <w:vAlign w:val="center"/>
          </w:tcPr>
          <w:p w14:paraId="6E4CD44C" w14:textId="77777777" w:rsidR="00D04835" w:rsidRPr="00FB19D4" w:rsidRDefault="00D04835"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8" w:type="pct"/>
            <w:vAlign w:val="center"/>
          </w:tcPr>
          <w:p w14:paraId="147965F1" w14:textId="77777777" w:rsidR="00D04835" w:rsidRPr="00FB19D4" w:rsidRDefault="00D04835"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8" w:type="pct"/>
            <w:vAlign w:val="center"/>
          </w:tcPr>
          <w:p w14:paraId="10488B9F" w14:textId="77777777" w:rsidR="00D04835" w:rsidRPr="00FB19D4" w:rsidRDefault="00D04835"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1" w:type="pct"/>
            <w:vAlign w:val="center"/>
          </w:tcPr>
          <w:p w14:paraId="4A2107A9" w14:textId="77777777" w:rsidR="00D04835" w:rsidRPr="00FB19D4" w:rsidRDefault="00D04835"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34" w:type="pct"/>
            <w:vAlign w:val="center"/>
          </w:tcPr>
          <w:p w14:paraId="702FC15F" w14:textId="77777777" w:rsidR="00D04835" w:rsidRPr="00FB19D4" w:rsidRDefault="00D04835"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8169AE" w:rsidRPr="00FB19D4" w14:paraId="08AC2E37" w14:textId="77777777" w:rsidTr="003446B4">
        <w:trPr>
          <w:cnfStyle w:val="000000010000" w:firstRow="0" w:lastRow="0" w:firstColumn="0" w:lastColumn="0" w:oddVBand="0" w:evenVBand="0" w:oddHBand="0" w:evenHBand="1"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952" w:type="pct"/>
            <w:vAlign w:val="center"/>
          </w:tcPr>
          <w:p w14:paraId="01B26D84" w14:textId="1EE1F47A" w:rsidR="008169AE" w:rsidRPr="00D260E0" w:rsidRDefault="008169AE" w:rsidP="003446B4">
            <w:pPr>
              <w:rPr>
                <w:rFonts w:asciiTheme="minorHAnsi" w:hAnsiTheme="minorHAnsi"/>
                <w:b w:val="0"/>
                <w:bCs w:val="0"/>
                <w:sz w:val="21"/>
                <w:szCs w:val="21"/>
              </w:rPr>
            </w:pPr>
            <w:r w:rsidRPr="00D260E0">
              <w:rPr>
                <w:rFonts w:asciiTheme="minorHAnsi" w:hAnsiTheme="minorHAnsi"/>
                <w:b w:val="0"/>
                <w:bCs w:val="0"/>
                <w:sz w:val="21"/>
                <w:szCs w:val="21"/>
              </w:rPr>
              <w:t>Their response to supporting your business finances during COVID-19</w:t>
            </w:r>
          </w:p>
        </w:tc>
        <w:tc>
          <w:tcPr>
            <w:tcW w:w="447" w:type="pct"/>
            <w:vAlign w:val="center"/>
          </w:tcPr>
          <w:p w14:paraId="35200598" w14:textId="77777777" w:rsidR="008169AE" w:rsidRPr="00FB19D4" w:rsidRDefault="008169AE" w:rsidP="003446B4">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8" w:type="pct"/>
            <w:vAlign w:val="center"/>
          </w:tcPr>
          <w:p w14:paraId="288376BD" w14:textId="77777777" w:rsidR="008169AE" w:rsidRPr="00FB19D4" w:rsidRDefault="008169AE" w:rsidP="003446B4">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8" w:type="pct"/>
            <w:vAlign w:val="center"/>
          </w:tcPr>
          <w:p w14:paraId="566F0C09" w14:textId="77777777" w:rsidR="008169AE" w:rsidRPr="00FB19D4" w:rsidRDefault="008169AE" w:rsidP="003446B4">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8" w:type="pct"/>
            <w:vAlign w:val="center"/>
          </w:tcPr>
          <w:p w14:paraId="7D2D8F84" w14:textId="77777777" w:rsidR="008169AE" w:rsidRPr="00FB19D4" w:rsidRDefault="008169AE" w:rsidP="003446B4">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8" w:type="pct"/>
            <w:vAlign w:val="center"/>
          </w:tcPr>
          <w:p w14:paraId="57E7C62B" w14:textId="77777777" w:rsidR="008169AE" w:rsidRPr="00FB19D4" w:rsidRDefault="008169AE" w:rsidP="003446B4">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8" w:type="pct"/>
            <w:vAlign w:val="center"/>
          </w:tcPr>
          <w:p w14:paraId="71AA4C57" w14:textId="77777777" w:rsidR="008169AE" w:rsidRPr="00FB19D4" w:rsidRDefault="008169AE" w:rsidP="003446B4">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8" w:type="pct"/>
            <w:vAlign w:val="center"/>
          </w:tcPr>
          <w:p w14:paraId="2D3F94F3" w14:textId="77777777" w:rsidR="008169AE" w:rsidRPr="00FB19D4" w:rsidRDefault="008169AE" w:rsidP="003446B4">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8" w:type="pct"/>
            <w:vAlign w:val="center"/>
          </w:tcPr>
          <w:p w14:paraId="7B42051E" w14:textId="77777777" w:rsidR="008169AE" w:rsidRPr="00FB19D4" w:rsidRDefault="008169AE" w:rsidP="003446B4">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8" w:type="pct"/>
            <w:vAlign w:val="center"/>
          </w:tcPr>
          <w:p w14:paraId="2ECB3DBF" w14:textId="77777777" w:rsidR="008169AE" w:rsidRPr="00FB19D4" w:rsidRDefault="008169AE" w:rsidP="003446B4">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1" w:type="pct"/>
            <w:vAlign w:val="center"/>
          </w:tcPr>
          <w:p w14:paraId="460C86F4" w14:textId="77777777" w:rsidR="008169AE" w:rsidRPr="00FB19D4" w:rsidRDefault="008169AE" w:rsidP="003446B4">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34" w:type="pct"/>
            <w:vAlign w:val="center"/>
          </w:tcPr>
          <w:p w14:paraId="69A20BD1" w14:textId="77777777" w:rsidR="008169AE" w:rsidRPr="00FB19D4" w:rsidRDefault="008169AE" w:rsidP="003446B4">
            <w:pPr>
              <w:jc w:val="center"/>
              <w:cnfStyle w:val="000000010000" w:firstRow="0" w:lastRow="0" w:firstColumn="0" w:lastColumn="0" w:oddVBand="0" w:evenVBand="0" w:oddHBand="0" w:evenHBand="1" w:firstRowFirstColumn="0" w:firstRowLastColumn="0" w:lastRowFirstColumn="0" w:lastRowLastColumn="0"/>
              <w:rPr>
                <w:sz w:val="18"/>
                <w:szCs w:val="18"/>
              </w:rPr>
            </w:pPr>
          </w:p>
        </w:tc>
      </w:tr>
    </w:tbl>
    <w:p w14:paraId="1CD2F98C" w14:textId="77777777" w:rsidR="00E55F94" w:rsidRPr="00FB19D4" w:rsidRDefault="00E55F94" w:rsidP="00E95259">
      <w:pPr>
        <w:spacing w:after="0" w:line="240" w:lineRule="auto"/>
        <w:rPr>
          <w:sz w:val="21"/>
          <w:szCs w:val="21"/>
        </w:rPr>
      </w:pPr>
    </w:p>
    <w:p w14:paraId="23F4DA9A" w14:textId="4900D97A" w:rsidR="00E55F94" w:rsidRPr="00FB19D4" w:rsidRDefault="00E55F94" w:rsidP="00F84DC2">
      <w:pPr>
        <w:pStyle w:val="ListParagraph"/>
        <w:numPr>
          <w:ilvl w:val="0"/>
          <w:numId w:val="6"/>
        </w:numPr>
        <w:spacing w:after="0" w:line="240" w:lineRule="auto"/>
        <w:rPr>
          <w:rFonts w:ascii="Cambria" w:hAnsi="Cambria"/>
          <w:sz w:val="21"/>
          <w:szCs w:val="21"/>
        </w:rPr>
      </w:pPr>
      <w:r w:rsidRPr="00FB19D4">
        <w:rPr>
          <w:sz w:val="21"/>
          <w:szCs w:val="21"/>
        </w:rPr>
        <w:t xml:space="preserve">Who do you consider to be your </w:t>
      </w:r>
      <w:r w:rsidRPr="005A0D0D">
        <w:rPr>
          <w:b/>
          <w:bCs/>
          <w:sz w:val="21"/>
          <w:szCs w:val="21"/>
        </w:rPr>
        <w:t>primary</w:t>
      </w:r>
      <w:r w:rsidRPr="00FB19D4">
        <w:rPr>
          <w:sz w:val="21"/>
          <w:szCs w:val="21"/>
        </w:rPr>
        <w:t xml:space="preserve"> financial institution as it relates to….?</w:t>
      </w:r>
    </w:p>
    <w:p w14:paraId="40A3ED6B" w14:textId="313FD4DD" w:rsidR="00E55F94" w:rsidRPr="00FB19D4" w:rsidRDefault="00E55F94" w:rsidP="00F84DC2">
      <w:pPr>
        <w:pStyle w:val="ListParagraph"/>
        <w:numPr>
          <w:ilvl w:val="0"/>
          <w:numId w:val="36"/>
        </w:numPr>
        <w:spacing w:after="0" w:line="240" w:lineRule="auto"/>
        <w:rPr>
          <w:rFonts w:ascii="Cambria" w:hAnsi="Cambria"/>
          <w:sz w:val="21"/>
          <w:szCs w:val="21"/>
        </w:rPr>
      </w:pPr>
      <w:r w:rsidRPr="00FB19D4">
        <w:rPr>
          <w:sz w:val="21"/>
          <w:szCs w:val="21"/>
        </w:rPr>
        <w:t>Your business: __________________________</w:t>
      </w:r>
      <w:r w:rsidR="00A1578D" w:rsidRPr="00FB19D4">
        <w:rPr>
          <w:sz w:val="21"/>
          <w:szCs w:val="21"/>
        </w:rPr>
        <w:t>_____</w:t>
      </w:r>
    </w:p>
    <w:p w14:paraId="5BFAA2C0" w14:textId="1B49D6AB" w:rsidR="00E55F94" w:rsidRPr="00FB19D4" w:rsidRDefault="00E55F94" w:rsidP="00F84DC2">
      <w:pPr>
        <w:pStyle w:val="ListParagraph"/>
        <w:numPr>
          <w:ilvl w:val="0"/>
          <w:numId w:val="36"/>
        </w:numPr>
        <w:spacing w:after="0" w:line="240" w:lineRule="auto"/>
        <w:rPr>
          <w:rFonts w:ascii="Cambria" w:hAnsi="Cambria"/>
          <w:sz w:val="21"/>
          <w:szCs w:val="21"/>
        </w:rPr>
      </w:pPr>
      <w:r w:rsidRPr="00FB19D4">
        <w:rPr>
          <w:sz w:val="21"/>
          <w:szCs w:val="21"/>
        </w:rPr>
        <w:t>Your personal finances: _______________________</w:t>
      </w:r>
    </w:p>
    <w:p w14:paraId="7ABD2A3F" w14:textId="0942C1C0" w:rsidR="00E55F94" w:rsidRDefault="00E55F94" w:rsidP="00E55F94">
      <w:pPr>
        <w:pStyle w:val="ListParagraph"/>
        <w:spacing w:after="0" w:line="240" w:lineRule="auto"/>
        <w:ind w:left="360"/>
        <w:rPr>
          <w:rFonts w:ascii="Cambria" w:hAnsi="Cambria"/>
          <w:sz w:val="21"/>
          <w:szCs w:val="21"/>
        </w:rPr>
      </w:pPr>
    </w:p>
    <w:p w14:paraId="00FD0BF4" w14:textId="2AB58A7B" w:rsidR="00E55F94" w:rsidRPr="00FB19D4" w:rsidRDefault="00E55F94" w:rsidP="00F84DC2">
      <w:pPr>
        <w:pStyle w:val="ListParagraph"/>
        <w:numPr>
          <w:ilvl w:val="0"/>
          <w:numId w:val="6"/>
        </w:numPr>
        <w:spacing w:after="0" w:line="240" w:lineRule="auto"/>
        <w:rPr>
          <w:sz w:val="21"/>
          <w:szCs w:val="21"/>
        </w:rPr>
      </w:pPr>
      <w:r w:rsidRPr="00FB19D4">
        <w:rPr>
          <w:sz w:val="21"/>
          <w:szCs w:val="21"/>
        </w:rPr>
        <w:t xml:space="preserve">How much do you agree or disagree with the following statements about </w:t>
      </w:r>
      <w:r w:rsidR="004A70F2">
        <w:rPr>
          <w:sz w:val="21"/>
          <w:szCs w:val="21"/>
        </w:rPr>
        <w:t>the</w:t>
      </w:r>
      <w:r w:rsidR="004A70F2" w:rsidRPr="00FB19D4">
        <w:rPr>
          <w:sz w:val="21"/>
          <w:szCs w:val="21"/>
        </w:rPr>
        <w:t xml:space="preserve"> </w:t>
      </w:r>
      <w:r w:rsidRPr="00FB19D4">
        <w:rPr>
          <w:b/>
          <w:sz w:val="21"/>
          <w:szCs w:val="21"/>
        </w:rPr>
        <w:t xml:space="preserve">primary financial institution </w:t>
      </w:r>
      <w:r w:rsidR="004A70F2">
        <w:rPr>
          <w:b/>
          <w:sz w:val="21"/>
          <w:szCs w:val="21"/>
        </w:rPr>
        <w:t>you use</w:t>
      </w:r>
      <w:r w:rsidR="004A70F2" w:rsidRPr="00FB19D4">
        <w:rPr>
          <w:b/>
          <w:sz w:val="21"/>
          <w:szCs w:val="21"/>
        </w:rPr>
        <w:t xml:space="preserve"> </w:t>
      </w:r>
      <w:r w:rsidRPr="00FB19D4">
        <w:rPr>
          <w:b/>
          <w:sz w:val="21"/>
          <w:szCs w:val="21"/>
        </w:rPr>
        <w:t>for your business</w:t>
      </w:r>
      <w:r w:rsidRPr="00FB19D4">
        <w:rPr>
          <w:sz w:val="21"/>
          <w:szCs w:val="21"/>
        </w:rPr>
        <w:t>?</w:t>
      </w:r>
    </w:p>
    <w:tbl>
      <w:tblPr>
        <w:tblStyle w:val="LightGrid-Accent11"/>
        <w:tblW w:w="5273" w:type="pct"/>
        <w:tblInd w:w="-550" w:type="dxa"/>
        <w:tblLayout w:type="fixed"/>
        <w:tblLook w:val="04A0" w:firstRow="1" w:lastRow="0" w:firstColumn="1" w:lastColumn="0" w:noHBand="0" w:noVBand="1"/>
      </w:tblPr>
      <w:tblGrid>
        <w:gridCol w:w="2020"/>
        <w:gridCol w:w="1129"/>
        <w:gridCol w:w="433"/>
        <w:gridCol w:w="781"/>
        <w:gridCol w:w="781"/>
        <w:gridCol w:w="781"/>
        <w:gridCol w:w="781"/>
        <w:gridCol w:w="781"/>
        <w:gridCol w:w="781"/>
        <w:gridCol w:w="552"/>
        <w:gridCol w:w="1080"/>
        <w:gridCol w:w="709"/>
      </w:tblGrid>
      <w:tr w:rsidR="00E55F94" w:rsidRPr="00FB19D4" w14:paraId="35BDF25E" w14:textId="77777777" w:rsidTr="00E55F94">
        <w:trPr>
          <w:cnfStyle w:val="100000000000" w:firstRow="1" w:lastRow="0" w:firstColumn="0" w:lastColumn="0" w:oddVBand="0" w:evenVBand="0" w:oddHBand="0"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952" w:type="pct"/>
          </w:tcPr>
          <w:p w14:paraId="15D3B47E" w14:textId="77777777" w:rsidR="00E55F94" w:rsidRPr="00FB19D4" w:rsidRDefault="00E55F94" w:rsidP="003446B4">
            <w:pPr>
              <w:rPr>
                <w:rFonts w:asciiTheme="minorHAnsi" w:hAnsiTheme="minorHAnsi"/>
                <w:b w:val="0"/>
                <w:sz w:val="21"/>
                <w:szCs w:val="21"/>
              </w:rPr>
            </w:pPr>
          </w:p>
        </w:tc>
        <w:tc>
          <w:tcPr>
            <w:tcW w:w="532" w:type="pct"/>
            <w:vAlign w:val="center"/>
          </w:tcPr>
          <w:p w14:paraId="75C00503" w14:textId="77777777" w:rsidR="00E55F94" w:rsidRPr="00FB19D4" w:rsidRDefault="00E55F94" w:rsidP="003446B4">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sidRPr="00FB19D4">
              <w:rPr>
                <w:rFonts w:asciiTheme="minorHAnsi" w:hAnsiTheme="minorHAnsi"/>
                <w:sz w:val="18"/>
                <w:szCs w:val="18"/>
              </w:rPr>
              <w:t>1</w:t>
            </w:r>
          </w:p>
          <w:p w14:paraId="628D299E" w14:textId="014A7A0A" w:rsidR="00E55F94" w:rsidRPr="00FB19D4" w:rsidRDefault="00E55F94" w:rsidP="003446B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B19D4">
              <w:rPr>
                <w:rFonts w:asciiTheme="minorHAnsi" w:hAnsiTheme="minorHAnsi"/>
                <w:sz w:val="18"/>
                <w:szCs w:val="18"/>
              </w:rPr>
              <w:t>Completely disagree</w:t>
            </w:r>
          </w:p>
        </w:tc>
        <w:tc>
          <w:tcPr>
            <w:tcW w:w="204" w:type="pct"/>
            <w:vAlign w:val="center"/>
          </w:tcPr>
          <w:p w14:paraId="5C827108" w14:textId="77777777" w:rsidR="00E55F94" w:rsidRPr="00FB19D4" w:rsidRDefault="00E55F94" w:rsidP="003446B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B19D4">
              <w:rPr>
                <w:rFonts w:asciiTheme="minorHAnsi" w:hAnsiTheme="minorHAnsi"/>
                <w:sz w:val="18"/>
                <w:szCs w:val="18"/>
              </w:rPr>
              <w:t>2</w:t>
            </w:r>
          </w:p>
        </w:tc>
        <w:tc>
          <w:tcPr>
            <w:tcW w:w="368" w:type="pct"/>
            <w:vAlign w:val="center"/>
          </w:tcPr>
          <w:p w14:paraId="1337298F" w14:textId="77777777" w:rsidR="00E55F94" w:rsidRPr="00FB19D4" w:rsidRDefault="00E55F94" w:rsidP="003446B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B19D4">
              <w:rPr>
                <w:rFonts w:asciiTheme="minorHAnsi" w:hAnsiTheme="minorHAnsi"/>
                <w:sz w:val="18"/>
                <w:szCs w:val="18"/>
              </w:rPr>
              <w:t>3</w:t>
            </w:r>
          </w:p>
        </w:tc>
        <w:tc>
          <w:tcPr>
            <w:tcW w:w="368" w:type="pct"/>
            <w:vAlign w:val="center"/>
          </w:tcPr>
          <w:p w14:paraId="46420AC5" w14:textId="77777777" w:rsidR="00E55F94" w:rsidRPr="00FB19D4" w:rsidRDefault="00E55F94" w:rsidP="003446B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B19D4">
              <w:rPr>
                <w:rFonts w:asciiTheme="minorHAnsi" w:hAnsiTheme="minorHAnsi"/>
                <w:sz w:val="18"/>
                <w:szCs w:val="18"/>
              </w:rPr>
              <w:t>4</w:t>
            </w:r>
          </w:p>
        </w:tc>
        <w:tc>
          <w:tcPr>
            <w:tcW w:w="368" w:type="pct"/>
            <w:vAlign w:val="center"/>
          </w:tcPr>
          <w:p w14:paraId="6EA40DC4" w14:textId="77777777" w:rsidR="00E55F94" w:rsidRPr="00FB19D4" w:rsidRDefault="00E55F94" w:rsidP="003446B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B19D4">
              <w:rPr>
                <w:rFonts w:asciiTheme="minorHAnsi" w:hAnsiTheme="minorHAnsi"/>
                <w:sz w:val="18"/>
                <w:szCs w:val="18"/>
              </w:rPr>
              <w:t>5</w:t>
            </w:r>
          </w:p>
        </w:tc>
        <w:tc>
          <w:tcPr>
            <w:tcW w:w="368" w:type="pct"/>
            <w:vAlign w:val="center"/>
          </w:tcPr>
          <w:p w14:paraId="26B10F1E" w14:textId="77777777" w:rsidR="00E55F94" w:rsidRPr="00FB19D4" w:rsidRDefault="00E55F94" w:rsidP="003446B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B19D4">
              <w:rPr>
                <w:rFonts w:asciiTheme="minorHAnsi" w:hAnsiTheme="minorHAnsi"/>
                <w:sz w:val="18"/>
                <w:szCs w:val="18"/>
              </w:rPr>
              <w:t>6</w:t>
            </w:r>
          </w:p>
        </w:tc>
        <w:tc>
          <w:tcPr>
            <w:tcW w:w="368" w:type="pct"/>
            <w:vAlign w:val="center"/>
          </w:tcPr>
          <w:p w14:paraId="719DAF90" w14:textId="77777777" w:rsidR="00E55F94" w:rsidRPr="00FB19D4" w:rsidRDefault="00E55F94" w:rsidP="003446B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B19D4">
              <w:rPr>
                <w:rFonts w:asciiTheme="minorHAnsi" w:hAnsiTheme="minorHAnsi"/>
                <w:sz w:val="18"/>
                <w:szCs w:val="18"/>
              </w:rPr>
              <w:t>7</w:t>
            </w:r>
          </w:p>
        </w:tc>
        <w:tc>
          <w:tcPr>
            <w:tcW w:w="368" w:type="pct"/>
            <w:vAlign w:val="center"/>
          </w:tcPr>
          <w:p w14:paraId="496513F5" w14:textId="77777777" w:rsidR="00E55F94" w:rsidRPr="00FB19D4" w:rsidRDefault="00E55F94" w:rsidP="003446B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B19D4">
              <w:rPr>
                <w:rFonts w:asciiTheme="minorHAnsi" w:hAnsiTheme="minorHAnsi"/>
                <w:sz w:val="18"/>
                <w:szCs w:val="18"/>
              </w:rPr>
              <w:t>8</w:t>
            </w:r>
          </w:p>
        </w:tc>
        <w:tc>
          <w:tcPr>
            <w:tcW w:w="260" w:type="pct"/>
            <w:vAlign w:val="center"/>
          </w:tcPr>
          <w:p w14:paraId="45BB8687" w14:textId="77777777" w:rsidR="00E55F94" w:rsidRPr="00FB19D4" w:rsidRDefault="00E55F94" w:rsidP="003446B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B19D4">
              <w:rPr>
                <w:rFonts w:asciiTheme="minorHAnsi" w:hAnsiTheme="minorHAnsi"/>
                <w:sz w:val="18"/>
                <w:szCs w:val="18"/>
              </w:rPr>
              <w:t>9</w:t>
            </w:r>
          </w:p>
        </w:tc>
        <w:tc>
          <w:tcPr>
            <w:tcW w:w="509" w:type="pct"/>
            <w:vAlign w:val="center"/>
          </w:tcPr>
          <w:p w14:paraId="4624D1CB" w14:textId="77777777" w:rsidR="00E55F94" w:rsidRPr="00FB19D4" w:rsidRDefault="00E55F94" w:rsidP="003446B4">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sidRPr="00FB19D4">
              <w:rPr>
                <w:rFonts w:asciiTheme="minorHAnsi" w:hAnsiTheme="minorHAnsi"/>
                <w:sz w:val="18"/>
                <w:szCs w:val="18"/>
              </w:rPr>
              <w:t>10</w:t>
            </w:r>
          </w:p>
          <w:p w14:paraId="0D91300A" w14:textId="31E456F7" w:rsidR="00E55F94" w:rsidRPr="00FB19D4" w:rsidRDefault="00E55F94" w:rsidP="003446B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B19D4">
              <w:rPr>
                <w:rFonts w:asciiTheme="minorHAnsi" w:hAnsiTheme="minorHAnsi"/>
                <w:sz w:val="18"/>
                <w:szCs w:val="18"/>
              </w:rPr>
              <w:t>Completely agree</w:t>
            </w:r>
          </w:p>
        </w:tc>
        <w:tc>
          <w:tcPr>
            <w:tcW w:w="334" w:type="pct"/>
            <w:vAlign w:val="center"/>
          </w:tcPr>
          <w:p w14:paraId="15ECBA90" w14:textId="77777777" w:rsidR="00E55F94" w:rsidRPr="00FB19D4" w:rsidRDefault="00E55F94" w:rsidP="003446B4">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B19D4">
              <w:rPr>
                <w:rFonts w:asciiTheme="minorHAnsi" w:hAnsiTheme="minorHAnsi"/>
                <w:sz w:val="18"/>
                <w:szCs w:val="18"/>
              </w:rPr>
              <w:t>Not sure</w:t>
            </w:r>
          </w:p>
        </w:tc>
      </w:tr>
      <w:tr w:rsidR="00E55F94" w:rsidRPr="00FB19D4" w14:paraId="79DBCD21" w14:textId="77777777" w:rsidTr="00E55F94">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952" w:type="pct"/>
            <w:vAlign w:val="center"/>
          </w:tcPr>
          <w:p w14:paraId="5307C1A3" w14:textId="30D268B8" w:rsidR="00E55F94" w:rsidRPr="00FB19D4" w:rsidRDefault="00E55F94" w:rsidP="003446B4">
            <w:pPr>
              <w:rPr>
                <w:rFonts w:asciiTheme="minorHAnsi" w:hAnsiTheme="minorHAnsi"/>
                <w:b w:val="0"/>
                <w:sz w:val="21"/>
                <w:szCs w:val="21"/>
              </w:rPr>
            </w:pPr>
            <w:r w:rsidRPr="00FB19D4">
              <w:rPr>
                <w:rFonts w:asciiTheme="minorHAnsi" w:hAnsiTheme="minorHAnsi"/>
                <w:b w:val="0"/>
                <w:sz w:val="21"/>
                <w:szCs w:val="21"/>
              </w:rPr>
              <w:t>Is an expert provider of financial advice</w:t>
            </w:r>
          </w:p>
        </w:tc>
        <w:tc>
          <w:tcPr>
            <w:tcW w:w="532" w:type="pct"/>
            <w:vAlign w:val="center"/>
          </w:tcPr>
          <w:p w14:paraId="6B9C5A9C" w14:textId="77777777" w:rsidR="00E55F94" w:rsidRPr="00FB19D4" w:rsidRDefault="00E55F94"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4" w:type="pct"/>
            <w:vAlign w:val="center"/>
          </w:tcPr>
          <w:p w14:paraId="684D0F0D" w14:textId="77777777" w:rsidR="00E55F94" w:rsidRPr="00FB19D4" w:rsidRDefault="00E55F94"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8" w:type="pct"/>
            <w:vAlign w:val="center"/>
          </w:tcPr>
          <w:p w14:paraId="6F4753A4" w14:textId="77777777" w:rsidR="00E55F94" w:rsidRPr="00FB19D4" w:rsidRDefault="00E55F94"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8" w:type="pct"/>
            <w:vAlign w:val="center"/>
          </w:tcPr>
          <w:p w14:paraId="1E60A654" w14:textId="77777777" w:rsidR="00E55F94" w:rsidRPr="00FB19D4" w:rsidRDefault="00E55F94"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8" w:type="pct"/>
            <w:vAlign w:val="center"/>
          </w:tcPr>
          <w:p w14:paraId="7CD99FC8" w14:textId="77777777" w:rsidR="00E55F94" w:rsidRPr="00FB19D4" w:rsidRDefault="00E55F94"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8" w:type="pct"/>
            <w:vAlign w:val="center"/>
          </w:tcPr>
          <w:p w14:paraId="43D3AF7F" w14:textId="77777777" w:rsidR="00E55F94" w:rsidRPr="00FB19D4" w:rsidRDefault="00E55F94"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8" w:type="pct"/>
            <w:vAlign w:val="center"/>
          </w:tcPr>
          <w:p w14:paraId="2B006E15" w14:textId="77777777" w:rsidR="00E55F94" w:rsidRPr="00FB19D4" w:rsidRDefault="00E55F94"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8" w:type="pct"/>
            <w:vAlign w:val="center"/>
          </w:tcPr>
          <w:p w14:paraId="4A8BF864" w14:textId="77777777" w:rsidR="00E55F94" w:rsidRPr="00FB19D4" w:rsidRDefault="00E55F94"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60" w:type="pct"/>
            <w:vAlign w:val="center"/>
          </w:tcPr>
          <w:p w14:paraId="76C4E938" w14:textId="77777777" w:rsidR="00E55F94" w:rsidRPr="00FB19D4" w:rsidRDefault="00E55F94"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09" w:type="pct"/>
            <w:vAlign w:val="center"/>
          </w:tcPr>
          <w:p w14:paraId="7B3401D3" w14:textId="77777777" w:rsidR="00E55F94" w:rsidRPr="00FB19D4" w:rsidRDefault="00E55F94"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34" w:type="pct"/>
            <w:vAlign w:val="center"/>
          </w:tcPr>
          <w:p w14:paraId="1536FEDB" w14:textId="77777777" w:rsidR="00E55F94" w:rsidRPr="00FB19D4" w:rsidRDefault="00E55F94"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E55F94" w:rsidRPr="00FB19D4" w14:paraId="51A9FE70" w14:textId="77777777" w:rsidTr="00E55F94">
        <w:trPr>
          <w:cnfStyle w:val="000000010000" w:firstRow="0" w:lastRow="0" w:firstColumn="0" w:lastColumn="0" w:oddVBand="0" w:evenVBand="0" w:oddHBand="0" w:evenHBand="1"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952" w:type="pct"/>
            <w:vAlign w:val="center"/>
          </w:tcPr>
          <w:p w14:paraId="00596653" w14:textId="1B40FA67" w:rsidR="00E55F94" w:rsidRPr="00FB19D4" w:rsidRDefault="00E55F94" w:rsidP="003446B4">
            <w:pPr>
              <w:rPr>
                <w:rFonts w:asciiTheme="minorHAnsi" w:hAnsiTheme="minorHAnsi"/>
                <w:b w:val="0"/>
                <w:sz w:val="21"/>
                <w:szCs w:val="21"/>
              </w:rPr>
            </w:pPr>
            <w:r w:rsidRPr="00FB19D4">
              <w:rPr>
                <w:rFonts w:asciiTheme="minorHAnsi" w:hAnsiTheme="minorHAnsi"/>
                <w:b w:val="0"/>
                <w:sz w:val="21"/>
                <w:szCs w:val="21"/>
              </w:rPr>
              <w:t xml:space="preserve">Helps </w:t>
            </w:r>
            <w:r w:rsidR="004A70F2">
              <w:rPr>
                <w:rFonts w:asciiTheme="minorHAnsi" w:hAnsiTheme="minorHAnsi"/>
                <w:b w:val="0"/>
                <w:sz w:val="21"/>
                <w:szCs w:val="21"/>
              </w:rPr>
              <w:t>you</w:t>
            </w:r>
            <w:r w:rsidR="004A70F2" w:rsidRPr="00FB19D4">
              <w:rPr>
                <w:rFonts w:asciiTheme="minorHAnsi" w:hAnsiTheme="minorHAnsi"/>
                <w:b w:val="0"/>
                <w:sz w:val="21"/>
                <w:szCs w:val="21"/>
              </w:rPr>
              <w:t xml:space="preserve"> </w:t>
            </w:r>
            <w:r w:rsidRPr="00FB19D4">
              <w:rPr>
                <w:rFonts w:asciiTheme="minorHAnsi" w:hAnsiTheme="minorHAnsi"/>
                <w:b w:val="0"/>
                <w:sz w:val="21"/>
                <w:szCs w:val="21"/>
              </w:rPr>
              <w:t xml:space="preserve">improve the financial health of </w:t>
            </w:r>
            <w:r w:rsidR="004A70F2">
              <w:rPr>
                <w:rFonts w:asciiTheme="minorHAnsi" w:hAnsiTheme="minorHAnsi"/>
                <w:b w:val="0"/>
                <w:sz w:val="21"/>
                <w:szCs w:val="21"/>
              </w:rPr>
              <w:t>your</w:t>
            </w:r>
            <w:r w:rsidR="004A70F2" w:rsidRPr="00FB19D4">
              <w:rPr>
                <w:rFonts w:asciiTheme="minorHAnsi" w:hAnsiTheme="minorHAnsi"/>
                <w:b w:val="0"/>
                <w:sz w:val="21"/>
                <w:szCs w:val="21"/>
              </w:rPr>
              <w:t xml:space="preserve"> </w:t>
            </w:r>
            <w:r w:rsidRPr="00FB19D4">
              <w:rPr>
                <w:rFonts w:asciiTheme="minorHAnsi" w:hAnsiTheme="minorHAnsi"/>
                <w:b w:val="0"/>
                <w:sz w:val="21"/>
                <w:szCs w:val="21"/>
              </w:rPr>
              <w:t>business</w:t>
            </w:r>
          </w:p>
        </w:tc>
        <w:tc>
          <w:tcPr>
            <w:tcW w:w="532" w:type="pct"/>
            <w:vAlign w:val="center"/>
          </w:tcPr>
          <w:p w14:paraId="00B73108" w14:textId="77777777" w:rsidR="00E55F94" w:rsidRPr="00FB19D4" w:rsidRDefault="00E55F94" w:rsidP="003446B4">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4" w:type="pct"/>
            <w:vAlign w:val="center"/>
          </w:tcPr>
          <w:p w14:paraId="0EE0C033" w14:textId="77777777" w:rsidR="00E55F94" w:rsidRPr="00FB19D4" w:rsidRDefault="00E55F94" w:rsidP="003446B4">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8" w:type="pct"/>
            <w:vAlign w:val="center"/>
          </w:tcPr>
          <w:p w14:paraId="5F3A2088" w14:textId="77777777" w:rsidR="00E55F94" w:rsidRPr="00FB19D4" w:rsidRDefault="00E55F94" w:rsidP="003446B4">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8" w:type="pct"/>
            <w:vAlign w:val="center"/>
          </w:tcPr>
          <w:p w14:paraId="53FEE2D0" w14:textId="77777777" w:rsidR="00E55F94" w:rsidRPr="00FB19D4" w:rsidRDefault="00E55F94" w:rsidP="003446B4">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8" w:type="pct"/>
            <w:vAlign w:val="center"/>
          </w:tcPr>
          <w:p w14:paraId="7450247E" w14:textId="77777777" w:rsidR="00E55F94" w:rsidRPr="00FB19D4" w:rsidRDefault="00E55F94" w:rsidP="003446B4">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8" w:type="pct"/>
            <w:vAlign w:val="center"/>
          </w:tcPr>
          <w:p w14:paraId="4194FB4C" w14:textId="77777777" w:rsidR="00E55F94" w:rsidRPr="00FB19D4" w:rsidRDefault="00E55F94" w:rsidP="003446B4">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8" w:type="pct"/>
            <w:vAlign w:val="center"/>
          </w:tcPr>
          <w:p w14:paraId="0B796077" w14:textId="77777777" w:rsidR="00E55F94" w:rsidRPr="00FB19D4" w:rsidRDefault="00E55F94" w:rsidP="003446B4">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8" w:type="pct"/>
            <w:vAlign w:val="center"/>
          </w:tcPr>
          <w:p w14:paraId="4A765E24" w14:textId="77777777" w:rsidR="00E55F94" w:rsidRPr="00FB19D4" w:rsidRDefault="00E55F94" w:rsidP="003446B4">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60" w:type="pct"/>
            <w:vAlign w:val="center"/>
          </w:tcPr>
          <w:p w14:paraId="3A066BA9" w14:textId="77777777" w:rsidR="00E55F94" w:rsidRPr="00FB19D4" w:rsidRDefault="00E55F94" w:rsidP="003446B4">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509" w:type="pct"/>
            <w:vAlign w:val="center"/>
          </w:tcPr>
          <w:p w14:paraId="235D1168" w14:textId="77777777" w:rsidR="00E55F94" w:rsidRPr="00FB19D4" w:rsidRDefault="00E55F94" w:rsidP="003446B4">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34" w:type="pct"/>
            <w:vAlign w:val="center"/>
          </w:tcPr>
          <w:p w14:paraId="4471828C" w14:textId="77777777" w:rsidR="00E55F94" w:rsidRPr="00FB19D4" w:rsidRDefault="00E55F94" w:rsidP="003446B4">
            <w:pPr>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D04835" w:rsidRPr="00FB19D4" w14:paraId="4F85A355" w14:textId="77777777" w:rsidTr="00E55F94">
        <w:trPr>
          <w:cnfStyle w:val="000000100000" w:firstRow="0" w:lastRow="0" w:firstColumn="0" w:lastColumn="0" w:oddVBand="0" w:evenVBand="0" w:oddHBand="1" w:evenHBand="0" w:firstRowFirstColumn="0" w:firstRowLastColumn="0" w:lastRowFirstColumn="0" w:lastRowLastColumn="0"/>
          <w:trHeight w:val="538"/>
        </w:trPr>
        <w:tc>
          <w:tcPr>
            <w:cnfStyle w:val="001000000000" w:firstRow="0" w:lastRow="0" w:firstColumn="1" w:lastColumn="0" w:oddVBand="0" w:evenVBand="0" w:oddHBand="0" w:evenHBand="0" w:firstRowFirstColumn="0" w:firstRowLastColumn="0" w:lastRowFirstColumn="0" w:lastRowLastColumn="0"/>
            <w:tcW w:w="952" w:type="pct"/>
            <w:vAlign w:val="center"/>
          </w:tcPr>
          <w:p w14:paraId="7EA9E748" w14:textId="26D30A66" w:rsidR="00D04835" w:rsidRDefault="0084789A" w:rsidP="003446B4">
            <w:pPr>
              <w:rPr>
                <w:rFonts w:asciiTheme="minorHAnsi" w:hAnsiTheme="minorHAnsi"/>
                <w:b w:val="0"/>
                <w:bCs w:val="0"/>
                <w:sz w:val="21"/>
                <w:szCs w:val="21"/>
              </w:rPr>
            </w:pPr>
            <w:r>
              <w:rPr>
                <w:rFonts w:asciiTheme="minorHAnsi" w:hAnsiTheme="minorHAnsi"/>
                <w:b w:val="0"/>
                <w:bCs w:val="0"/>
                <w:sz w:val="21"/>
                <w:szCs w:val="21"/>
              </w:rPr>
              <w:t xml:space="preserve">Gives </w:t>
            </w:r>
            <w:r w:rsidR="004A70F2">
              <w:rPr>
                <w:rFonts w:asciiTheme="minorHAnsi" w:hAnsiTheme="minorHAnsi"/>
                <w:b w:val="0"/>
                <w:bCs w:val="0"/>
                <w:sz w:val="21"/>
                <w:szCs w:val="21"/>
              </w:rPr>
              <w:t>you</w:t>
            </w:r>
            <w:r>
              <w:rPr>
                <w:rFonts w:asciiTheme="minorHAnsi" w:hAnsiTheme="minorHAnsi"/>
                <w:b w:val="0"/>
                <w:bCs w:val="0"/>
                <w:sz w:val="21"/>
                <w:szCs w:val="21"/>
              </w:rPr>
              <w:t xml:space="preserve"> confidence that they will support businesses in times of need in the future</w:t>
            </w:r>
          </w:p>
        </w:tc>
        <w:tc>
          <w:tcPr>
            <w:tcW w:w="532" w:type="pct"/>
            <w:vAlign w:val="center"/>
          </w:tcPr>
          <w:p w14:paraId="571AAE50" w14:textId="77777777" w:rsidR="00D04835" w:rsidRPr="00FB19D4" w:rsidRDefault="00D04835"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4" w:type="pct"/>
            <w:vAlign w:val="center"/>
          </w:tcPr>
          <w:p w14:paraId="359E2854" w14:textId="77777777" w:rsidR="00D04835" w:rsidRPr="00FB19D4" w:rsidRDefault="00D04835"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8" w:type="pct"/>
            <w:vAlign w:val="center"/>
          </w:tcPr>
          <w:p w14:paraId="0F7DDC43" w14:textId="77777777" w:rsidR="00D04835" w:rsidRPr="00FB19D4" w:rsidRDefault="00D04835"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8" w:type="pct"/>
            <w:vAlign w:val="center"/>
          </w:tcPr>
          <w:p w14:paraId="6A779D3A" w14:textId="77777777" w:rsidR="00D04835" w:rsidRPr="00FB19D4" w:rsidRDefault="00D04835"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8" w:type="pct"/>
            <w:vAlign w:val="center"/>
          </w:tcPr>
          <w:p w14:paraId="09D79E54" w14:textId="77777777" w:rsidR="00D04835" w:rsidRPr="00FB19D4" w:rsidRDefault="00D04835"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8" w:type="pct"/>
            <w:vAlign w:val="center"/>
          </w:tcPr>
          <w:p w14:paraId="2FE1B157" w14:textId="77777777" w:rsidR="00D04835" w:rsidRPr="00FB19D4" w:rsidRDefault="00D04835"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8" w:type="pct"/>
            <w:vAlign w:val="center"/>
          </w:tcPr>
          <w:p w14:paraId="005D329F" w14:textId="77777777" w:rsidR="00D04835" w:rsidRPr="00FB19D4" w:rsidRDefault="00D04835"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8" w:type="pct"/>
            <w:vAlign w:val="center"/>
          </w:tcPr>
          <w:p w14:paraId="126BB357" w14:textId="77777777" w:rsidR="00D04835" w:rsidRPr="00FB19D4" w:rsidRDefault="00D04835"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60" w:type="pct"/>
            <w:vAlign w:val="center"/>
          </w:tcPr>
          <w:p w14:paraId="48CBBF36" w14:textId="77777777" w:rsidR="00D04835" w:rsidRPr="00FB19D4" w:rsidRDefault="00D04835"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09" w:type="pct"/>
            <w:vAlign w:val="center"/>
          </w:tcPr>
          <w:p w14:paraId="4B736213" w14:textId="77777777" w:rsidR="00D04835" w:rsidRPr="00FB19D4" w:rsidRDefault="00D04835"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34" w:type="pct"/>
            <w:vAlign w:val="center"/>
          </w:tcPr>
          <w:p w14:paraId="24864EB1" w14:textId="77777777" w:rsidR="00D04835" w:rsidRPr="00FB19D4" w:rsidRDefault="00D04835" w:rsidP="003446B4">
            <w:pPr>
              <w:jc w:val="center"/>
              <w:cnfStyle w:val="000000100000" w:firstRow="0" w:lastRow="0" w:firstColumn="0" w:lastColumn="0" w:oddVBand="0" w:evenVBand="0" w:oddHBand="1" w:evenHBand="0" w:firstRowFirstColumn="0" w:firstRowLastColumn="0" w:lastRowFirstColumn="0" w:lastRowLastColumn="0"/>
              <w:rPr>
                <w:sz w:val="18"/>
                <w:szCs w:val="18"/>
              </w:rPr>
            </w:pPr>
          </w:p>
        </w:tc>
      </w:tr>
    </w:tbl>
    <w:p w14:paraId="2B0231AD" w14:textId="2879C132" w:rsidR="00675F59" w:rsidRDefault="00675F59" w:rsidP="00E95259">
      <w:pPr>
        <w:spacing w:after="0" w:line="240" w:lineRule="auto"/>
        <w:rPr>
          <w:sz w:val="21"/>
          <w:szCs w:val="21"/>
        </w:rPr>
      </w:pPr>
    </w:p>
    <w:p w14:paraId="61F56411" w14:textId="1E0CD644" w:rsidR="00EF40DE" w:rsidRDefault="00EF40DE" w:rsidP="00E95259">
      <w:pPr>
        <w:spacing w:after="0" w:line="240" w:lineRule="auto"/>
        <w:rPr>
          <w:sz w:val="21"/>
          <w:szCs w:val="21"/>
        </w:rPr>
      </w:pPr>
    </w:p>
    <w:p w14:paraId="6D84AC5E" w14:textId="77777777" w:rsidR="00EF40DE" w:rsidRDefault="00EF40DE" w:rsidP="00E95259">
      <w:pPr>
        <w:spacing w:after="0" w:line="240" w:lineRule="auto"/>
        <w:rPr>
          <w:sz w:val="21"/>
          <w:szCs w:val="21"/>
        </w:rPr>
      </w:pPr>
    </w:p>
    <w:p w14:paraId="30C5C013" w14:textId="75AE0C63" w:rsidR="00C4446D" w:rsidRPr="00FB19D4" w:rsidRDefault="004522CB" w:rsidP="00F84DC2">
      <w:pPr>
        <w:pStyle w:val="ListParagraph"/>
        <w:numPr>
          <w:ilvl w:val="0"/>
          <w:numId w:val="6"/>
        </w:numPr>
        <w:spacing w:after="0" w:line="240" w:lineRule="auto"/>
        <w:rPr>
          <w:rFonts w:eastAsia="Calibri" w:cs="Times New Roman"/>
          <w:sz w:val="21"/>
          <w:szCs w:val="21"/>
        </w:rPr>
      </w:pPr>
      <w:r w:rsidRPr="00FB19D4">
        <w:rPr>
          <w:rFonts w:eastAsia="Calibri" w:cs="Times New Roman"/>
          <w:sz w:val="21"/>
          <w:szCs w:val="21"/>
        </w:rPr>
        <w:t>Wh</w:t>
      </w:r>
      <w:r w:rsidR="000509D9" w:rsidRPr="00FB19D4">
        <w:rPr>
          <w:rFonts w:eastAsia="Calibri" w:cs="Times New Roman"/>
          <w:sz w:val="21"/>
          <w:szCs w:val="21"/>
        </w:rPr>
        <w:t>at made you decide to do business with</w:t>
      </w:r>
      <w:r w:rsidRPr="00FB19D4">
        <w:rPr>
          <w:rFonts w:eastAsia="Calibri" w:cs="Times New Roman"/>
          <w:sz w:val="21"/>
          <w:szCs w:val="21"/>
        </w:rPr>
        <w:t xml:space="preserve"> </w:t>
      </w:r>
      <w:r w:rsidR="00C4446D" w:rsidRPr="00FB19D4">
        <w:rPr>
          <w:rFonts w:eastAsia="Calibri" w:cs="Times New Roman"/>
          <w:sz w:val="21"/>
          <w:szCs w:val="21"/>
        </w:rPr>
        <w:t>the financial services providers you</w:t>
      </w:r>
      <w:r w:rsidR="00596B47">
        <w:rPr>
          <w:rFonts w:eastAsia="Calibri" w:cs="Times New Roman"/>
          <w:sz w:val="21"/>
          <w:szCs w:val="21"/>
        </w:rPr>
        <w:t xml:space="preserve"> are</w:t>
      </w:r>
      <w:r w:rsidR="00C4446D" w:rsidRPr="00FB19D4">
        <w:rPr>
          <w:rFonts w:eastAsia="Calibri" w:cs="Times New Roman"/>
          <w:sz w:val="21"/>
          <w:szCs w:val="21"/>
        </w:rPr>
        <w:t xml:space="preserve"> currently us</w:t>
      </w:r>
      <w:r w:rsidR="000509D9" w:rsidRPr="00FB19D4">
        <w:rPr>
          <w:rFonts w:eastAsia="Calibri" w:cs="Times New Roman"/>
          <w:sz w:val="21"/>
          <w:szCs w:val="21"/>
        </w:rPr>
        <w:t>ing</w:t>
      </w:r>
      <w:r w:rsidR="00C4446D" w:rsidRPr="00FB19D4">
        <w:rPr>
          <w:rFonts w:eastAsia="Calibri" w:cs="Times New Roman"/>
          <w:sz w:val="21"/>
          <w:szCs w:val="21"/>
        </w:rPr>
        <w:t xml:space="preserve">? </w:t>
      </w:r>
      <w:r w:rsidR="002441B7" w:rsidRPr="00FB19D4">
        <w:rPr>
          <w:rFonts w:eastAsia="Calibri" w:cs="Times New Roman"/>
          <w:sz w:val="21"/>
          <w:szCs w:val="21"/>
        </w:rPr>
        <w:t xml:space="preserve">Please indicate </w:t>
      </w:r>
      <w:r w:rsidR="008169AE">
        <w:rPr>
          <w:rFonts w:eastAsia="Calibri" w:cs="Times New Roman"/>
          <w:sz w:val="21"/>
          <w:szCs w:val="21"/>
        </w:rPr>
        <w:t>why you selected</w:t>
      </w:r>
      <w:r w:rsidR="002441B7" w:rsidRPr="00FB19D4">
        <w:rPr>
          <w:rFonts w:eastAsia="Calibri" w:cs="Times New Roman"/>
          <w:sz w:val="21"/>
          <w:szCs w:val="21"/>
        </w:rPr>
        <w:t xml:space="preserve"> your</w:t>
      </w:r>
      <w:r w:rsidR="00A1578D" w:rsidRPr="00FB19D4">
        <w:rPr>
          <w:rFonts w:eastAsia="Calibri" w:cs="Times New Roman"/>
          <w:sz w:val="21"/>
          <w:szCs w:val="21"/>
        </w:rPr>
        <w:t xml:space="preserve"> provider</w:t>
      </w:r>
      <w:r w:rsidR="008169AE">
        <w:rPr>
          <w:rFonts w:eastAsia="Calibri" w:cs="Times New Roman"/>
          <w:sz w:val="21"/>
          <w:szCs w:val="21"/>
        </w:rPr>
        <w:t>(s)</w:t>
      </w:r>
      <w:r w:rsidR="002441B7" w:rsidRPr="00FB19D4">
        <w:rPr>
          <w:rFonts w:eastAsia="Calibri" w:cs="Times New Roman"/>
          <w:sz w:val="21"/>
          <w:szCs w:val="21"/>
        </w:rPr>
        <w:t xml:space="preserve"> </w:t>
      </w:r>
      <w:r w:rsidR="008169AE">
        <w:rPr>
          <w:rFonts w:eastAsia="Calibri" w:cs="Times New Roman"/>
          <w:sz w:val="21"/>
          <w:szCs w:val="21"/>
        </w:rPr>
        <w:t>for</w:t>
      </w:r>
      <w:r w:rsidR="002441B7" w:rsidRPr="00FB19D4">
        <w:rPr>
          <w:rFonts w:eastAsia="Calibri" w:cs="Times New Roman"/>
          <w:sz w:val="21"/>
          <w:szCs w:val="21"/>
        </w:rPr>
        <w:t xml:space="preserve"> your business </w:t>
      </w:r>
      <w:r w:rsidR="00A1578D" w:rsidRPr="00FB19D4">
        <w:rPr>
          <w:rFonts w:eastAsia="Calibri" w:cs="Times New Roman"/>
          <w:sz w:val="21"/>
          <w:szCs w:val="21"/>
        </w:rPr>
        <w:t>as well as</w:t>
      </w:r>
      <w:r w:rsidR="002441B7" w:rsidRPr="00FB19D4">
        <w:rPr>
          <w:rFonts w:eastAsia="Calibri" w:cs="Times New Roman"/>
          <w:sz w:val="21"/>
          <w:szCs w:val="21"/>
        </w:rPr>
        <w:t xml:space="preserve"> </w:t>
      </w:r>
      <w:r w:rsidR="008169AE">
        <w:rPr>
          <w:rFonts w:eastAsia="Calibri" w:cs="Times New Roman"/>
          <w:sz w:val="21"/>
          <w:szCs w:val="21"/>
        </w:rPr>
        <w:t xml:space="preserve">for </w:t>
      </w:r>
      <w:r w:rsidR="002441B7" w:rsidRPr="00FB19D4">
        <w:rPr>
          <w:rFonts w:eastAsia="Calibri" w:cs="Times New Roman"/>
          <w:sz w:val="21"/>
          <w:szCs w:val="21"/>
        </w:rPr>
        <w:t xml:space="preserve">your personal </w:t>
      </w:r>
      <w:r w:rsidR="008169AE" w:rsidRPr="00FB19D4">
        <w:rPr>
          <w:rFonts w:eastAsia="Calibri" w:cs="Times New Roman"/>
          <w:sz w:val="21"/>
          <w:szCs w:val="21"/>
        </w:rPr>
        <w:t>financ</w:t>
      </w:r>
      <w:r w:rsidR="008169AE">
        <w:rPr>
          <w:rFonts w:eastAsia="Calibri" w:cs="Times New Roman"/>
          <w:sz w:val="21"/>
          <w:szCs w:val="21"/>
        </w:rPr>
        <w:t>ial needs</w:t>
      </w:r>
      <w:r w:rsidR="002441B7" w:rsidRPr="00FB19D4">
        <w:rPr>
          <w:rFonts w:eastAsia="Calibri" w:cs="Times New Roman"/>
          <w:sz w:val="21"/>
          <w:szCs w:val="21"/>
        </w:rPr>
        <w:t>.</w:t>
      </w:r>
    </w:p>
    <w:p w14:paraId="0A8CE005" w14:textId="0D6D309C" w:rsidR="00C4446D" w:rsidRPr="00FB19D4" w:rsidRDefault="00C4446D" w:rsidP="00E95259">
      <w:pPr>
        <w:pStyle w:val="ListParagraph"/>
        <w:spacing w:after="0" w:line="240" w:lineRule="auto"/>
        <w:ind w:left="360"/>
        <w:rPr>
          <w:rFonts w:eastAsia="Calibri" w:cs="Times New Roman"/>
          <w:sz w:val="21"/>
          <w:szCs w:val="21"/>
        </w:rPr>
      </w:pPr>
      <w:r w:rsidRPr="00FB19D4">
        <w:rPr>
          <w:rFonts w:eastAsia="Calibri" w:cs="Times New Roman"/>
          <w:b/>
          <w:sz w:val="21"/>
          <w:szCs w:val="21"/>
        </w:rPr>
        <w:t>[SELECT ALL THAT APPLY</w:t>
      </w:r>
      <w:r w:rsidR="00A1578D" w:rsidRPr="00FB19D4">
        <w:rPr>
          <w:rFonts w:eastAsia="Calibri" w:cs="Times New Roman"/>
          <w:b/>
          <w:sz w:val="21"/>
          <w:szCs w:val="21"/>
        </w:rPr>
        <w:t xml:space="preserve"> – CAN SELECT MORE THAN ONE PER ROW</w:t>
      </w:r>
      <w:r w:rsidRPr="00FB19D4">
        <w:rPr>
          <w:rFonts w:eastAsia="Calibri" w:cs="Times New Roman"/>
          <w:b/>
          <w:sz w:val="21"/>
          <w:szCs w:val="21"/>
        </w:rPr>
        <w:t>]</w:t>
      </w:r>
    </w:p>
    <w:tbl>
      <w:tblPr>
        <w:tblStyle w:val="GridTable2-Accent1"/>
        <w:tblW w:w="0" w:type="auto"/>
        <w:tblLook w:val="04A0" w:firstRow="1" w:lastRow="0" w:firstColumn="1" w:lastColumn="0" w:noHBand="0" w:noVBand="1"/>
      </w:tblPr>
      <w:tblGrid>
        <w:gridCol w:w="6060"/>
        <w:gridCol w:w="1825"/>
        <w:gridCol w:w="1825"/>
      </w:tblGrid>
      <w:tr w:rsidR="002441B7" w:rsidRPr="00FB19D4" w14:paraId="785086BE" w14:textId="69B05E5F" w:rsidTr="002441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0" w:type="dxa"/>
          </w:tcPr>
          <w:p w14:paraId="3D7CD051" w14:textId="77777777" w:rsidR="002441B7" w:rsidRPr="00FB19D4" w:rsidRDefault="002441B7" w:rsidP="003446B4">
            <w:pPr>
              <w:rPr>
                <w:sz w:val="21"/>
                <w:szCs w:val="21"/>
                <w:lang w:val="en-US"/>
              </w:rPr>
            </w:pPr>
          </w:p>
        </w:tc>
        <w:tc>
          <w:tcPr>
            <w:tcW w:w="1825" w:type="dxa"/>
          </w:tcPr>
          <w:p w14:paraId="255F9DD2" w14:textId="5629D0AB" w:rsidR="002441B7" w:rsidRPr="00FB19D4" w:rsidRDefault="002441B7" w:rsidP="002441B7">
            <w:pPr>
              <w:jc w:val="center"/>
              <w:cnfStyle w:val="100000000000" w:firstRow="1" w:lastRow="0" w:firstColumn="0" w:lastColumn="0" w:oddVBand="0" w:evenVBand="0" w:oddHBand="0" w:evenHBand="0" w:firstRowFirstColumn="0" w:firstRowLastColumn="0" w:lastRowFirstColumn="0" w:lastRowLastColumn="0"/>
              <w:rPr>
                <w:sz w:val="21"/>
                <w:szCs w:val="21"/>
                <w:lang w:val="en-US"/>
              </w:rPr>
            </w:pPr>
            <w:r w:rsidRPr="00FB19D4">
              <w:rPr>
                <w:sz w:val="21"/>
                <w:szCs w:val="21"/>
                <w:lang w:val="en-US"/>
              </w:rPr>
              <w:t>Business</w:t>
            </w:r>
          </w:p>
        </w:tc>
        <w:tc>
          <w:tcPr>
            <w:tcW w:w="1825" w:type="dxa"/>
          </w:tcPr>
          <w:p w14:paraId="2E215335" w14:textId="1D371D25" w:rsidR="002441B7" w:rsidRPr="00FB19D4" w:rsidRDefault="002441B7" w:rsidP="002441B7">
            <w:pPr>
              <w:jc w:val="center"/>
              <w:cnfStyle w:val="100000000000" w:firstRow="1" w:lastRow="0" w:firstColumn="0" w:lastColumn="0" w:oddVBand="0" w:evenVBand="0" w:oddHBand="0" w:evenHBand="0" w:firstRowFirstColumn="0" w:firstRowLastColumn="0" w:lastRowFirstColumn="0" w:lastRowLastColumn="0"/>
              <w:rPr>
                <w:sz w:val="21"/>
                <w:szCs w:val="21"/>
                <w:lang w:val="en-US"/>
              </w:rPr>
            </w:pPr>
            <w:r w:rsidRPr="00FB19D4">
              <w:rPr>
                <w:sz w:val="21"/>
                <w:szCs w:val="21"/>
                <w:lang w:val="en-US"/>
              </w:rPr>
              <w:t>Personal</w:t>
            </w:r>
          </w:p>
        </w:tc>
      </w:tr>
      <w:tr w:rsidR="002441B7" w:rsidRPr="00FB19D4" w14:paraId="4395531E" w14:textId="4F81D2EC" w:rsidTr="00244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0" w:type="dxa"/>
          </w:tcPr>
          <w:p w14:paraId="021A3CA6" w14:textId="77777777" w:rsidR="002441B7" w:rsidRPr="00FB19D4" w:rsidRDefault="002441B7" w:rsidP="003446B4">
            <w:pPr>
              <w:rPr>
                <w:sz w:val="21"/>
                <w:szCs w:val="21"/>
                <w:lang w:val="en-US"/>
              </w:rPr>
            </w:pPr>
            <w:r w:rsidRPr="00FB19D4">
              <w:rPr>
                <w:sz w:val="21"/>
                <w:szCs w:val="21"/>
                <w:lang w:val="en-US"/>
              </w:rPr>
              <w:t>Specialized services for business</w:t>
            </w:r>
          </w:p>
        </w:tc>
        <w:tc>
          <w:tcPr>
            <w:tcW w:w="1825" w:type="dxa"/>
          </w:tcPr>
          <w:p w14:paraId="1C0BA3F0" w14:textId="77777777" w:rsidR="002441B7" w:rsidRPr="00FB19D4" w:rsidRDefault="002441B7" w:rsidP="003446B4">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825" w:type="dxa"/>
          </w:tcPr>
          <w:p w14:paraId="42858A31" w14:textId="77777777" w:rsidR="002441B7" w:rsidRPr="00FB19D4" w:rsidRDefault="002441B7" w:rsidP="003446B4">
            <w:pPr>
              <w:cnfStyle w:val="000000100000" w:firstRow="0" w:lastRow="0" w:firstColumn="0" w:lastColumn="0" w:oddVBand="0" w:evenVBand="0" w:oddHBand="1" w:evenHBand="0" w:firstRowFirstColumn="0" w:firstRowLastColumn="0" w:lastRowFirstColumn="0" w:lastRowLastColumn="0"/>
              <w:rPr>
                <w:sz w:val="21"/>
                <w:szCs w:val="21"/>
                <w:lang w:val="en-US"/>
              </w:rPr>
            </w:pPr>
          </w:p>
        </w:tc>
      </w:tr>
      <w:tr w:rsidR="002441B7" w:rsidRPr="00FB19D4" w14:paraId="3F8F9863" w14:textId="18134734" w:rsidTr="002441B7">
        <w:tc>
          <w:tcPr>
            <w:cnfStyle w:val="001000000000" w:firstRow="0" w:lastRow="0" w:firstColumn="1" w:lastColumn="0" w:oddVBand="0" w:evenVBand="0" w:oddHBand="0" w:evenHBand="0" w:firstRowFirstColumn="0" w:firstRowLastColumn="0" w:lastRowFirstColumn="0" w:lastRowLastColumn="0"/>
            <w:tcW w:w="6060" w:type="dxa"/>
          </w:tcPr>
          <w:p w14:paraId="52A28330" w14:textId="208327C1" w:rsidR="002441B7" w:rsidRPr="00FB19D4" w:rsidRDefault="002441B7" w:rsidP="003446B4">
            <w:pPr>
              <w:rPr>
                <w:sz w:val="21"/>
                <w:szCs w:val="21"/>
                <w:lang w:val="en-US"/>
              </w:rPr>
            </w:pPr>
            <w:r w:rsidRPr="00FB19D4">
              <w:rPr>
                <w:sz w:val="21"/>
                <w:szCs w:val="21"/>
                <w:lang w:val="en-US"/>
              </w:rPr>
              <w:t xml:space="preserve">Specialized advice for </w:t>
            </w:r>
            <w:r w:rsidR="009872F3">
              <w:rPr>
                <w:sz w:val="21"/>
                <w:szCs w:val="21"/>
                <w:lang w:val="en-US"/>
              </w:rPr>
              <w:t>your</w:t>
            </w:r>
            <w:r w:rsidR="009872F3" w:rsidRPr="00FB19D4">
              <w:rPr>
                <w:sz w:val="21"/>
                <w:szCs w:val="21"/>
                <w:lang w:val="en-US"/>
              </w:rPr>
              <w:t xml:space="preserve"> </w:t>
            </w:r>
            <w:r w:rsidRPr="00FB19D4">
              <w:rPr>
                <w:sz w:val="21"/>
                <w:szCs w:val="21"/>
                <w:lang w:val="en-US"/>
              </w:rPr>
              <w:t>unique needs</w:t>
            </w:r>
          </w:p>
        </w:tc>
        <w:tc>
          <w:tcPr>
            <w:tcW w:w="1825" w:type="dxa"/>
          </w:tcPr>
          <w:p w14:paraId="6E0E6DFD" w14:textId="77777777" w:rsidR="002441B7" w:rsidRPr="00FB19D4" w:rsidRDefault="002441B7" w:rsidP="003446B4">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825" w:type="dxa"/>
          </w:tcPr>
          <w:p w14:paraId="369F61B8" w14:textId="77777777" w:rsidR="002441B7" w:rsidRPr="00FB19D4" w:rsidRDefault="002441B7" w:rsidP="003446B4">
            <w:pPr>
              <w:cnfStyle w:val="000000000000" w:firstRow="0" w:lastRow="0" w:firstColumn="0" w:lastColumn="0" w:oddVBand="0" w:evenVBand="0" w:oddHBand="0" w:evenHBand="0" w:firstRowFirstColumn="0" w:firstRowLastColumn="0" w:lastRowFirstColumn="0" w:lastRowLastColumn="0"/>
              <w:rPr>
                <w:sz w:val="21"/>
                <w:szCs w:val="21"/>
                <w:lang w:val="en-US"/>
              </w:rPr>
            </w:pPr>
          </w:p>
        </w:tc>
      </w:tr>
      <w:tr w:rsidR="002441B7" w:rsidRPr="00FB19D4" w14:paraId="6213C80D" w14:textId="1B74A2CB" w:rsidTr="00244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0" w:type="dxa"/>
          </w:tcPr>
          <w:p w14:paraId="02D5E08A" w14:textId="77777777" w:rsidR="002441B7" w:rsidRPr="00FB19D4" w:rsidRDefault="002441B7" w:rsidP="003446B4">
            <w:pPr>
              <w:rPr>
                <w:sz w:val="21"/>
                <w:szCs w:val="21"/>
                <w:lang w:val="en-US"/>
              </w:rPr>
            </w:pPr>
            <w:r w:rsidRPr="00FB19D4">
              <w:rPr>
                <w:sz w:val="21"/>
                <w:szCs w:val="21"/>
                <w:lang w:val="en-US"/>
              </w:rPr>
              <w:t>Low fees</w:t>
            </w:r>
          </w:p>
        </w:tc>
        <w:tc>
          <w:tcPr>
            <w:tcW w:w="1825" w:type="dxa"/>
          </w:tcPr>
          <w:p w14:paraId="6BD6FB59" w14:textId="77777777" w:rsidR="002441B7" w:rsidRPr="00FB19D4" w:rsidRDefault="002441B7" w:rsidP="003446B4">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825" w:type="dxa"/>
          </w:tcPr>
          <w:p w14:paraId="6495FC24" w14:textId="77777777" w:rsidR="002441B7" w:rsidRPr="00FB19D4" w:rsidRDefault="002441B7" w:rsidP="003446B4">
            <w:pPr>
              <w:cnfStyle w:val="000000100000" w:firstRow="0" w:lastRow="0" w:firstColumn="0" w:lastColumn="0" w:oddVBand="0" w:evenVBand="0" w:oddHBand="1" w:evenHBand="0" w:firstRowFirstColumn="0" w:firstRowLastColumn="0" w:lastRowFirstColumn="0" w:lastRowLastColumn="0"/>
              <w:rPr>
                <w:sz w:val="21"/>
                <w:szCs w:val="21"/>
                <w:lang w:val="en-US"/>
              </w:rPr>
            </w:pPr>
          </w:p>
        </w:tc>
      </w:tr>
      <w:tr w:rsidR="002441B7" w:rsidRPr="00FB19D4" w14:paraId="785365F5" w14:textId="68F6EC55" w:rsidTr="002441B7">
        <w:tc>
          <w:tcPr>
            <w:cnfStyle w:val="001000000000" w:firstRow="0" w:lastRow="0" w:firstColumn="1" w:lastColumn="0" w:oddVBand="0" w:evenVBand="0" w:oddHBand="0" w:evenHBand="0" w:firstRowFirstColumn="0" w:firstRowLastColumn="0" w:lastRowFirstColumn="0" w:lastRowLastColumn="0"/>
            <w:tcW w:w="6060" w:type="dxa"/>
          </w:tcPr>
          <w:p w14:paraId="2BEE843A" w14:textId="6298D095" w:rsidR="002441B7" w:rsidRPr="00FB19D4" w:rsidRDefault="009872F3" w:rsidP="003446B4">
            <w:pPr>
              <w:rPr>
                <w:sz w:val="21"/>
                <w:szCs w:val="21"/>
                <w:lang w:val="en-US"/>
              </w:rPr>
            </w:pPr>
            <w:r>
              <w:rPr>
                <w:sz w:val="21"/>
                <w:szCs w:val="21"/>
                <w:lang w:val="en-US"/>
              </w:rPr>
              <w:t>Your</w:t>
            </w:r>
            <w:r w:rsidRPr="00FB19D4">
              <w:rPr>
                <w:sz w:val="21"/>
                <w:szCs w:val="21"/>
                <w:lang w:val="en-US"/>
              </w:rPr>
              <w:t xml:space="preserve"> </w:t>
            </w:r>
            <w:r w:rsidR="002441B7" w:rsidRPr="00FB19D4">
              <w:rPr>
                <w:sz w:val="21"/>
                <w:szCs w:val="21"/>
                <w:lang w:val="en-US"/>
              </w:rPr>
              <w:t>family already had accounts there</w:t>
            </w:r>
          </w:p>
        </w:tc>
        <w:tc>
          <w:tcPr>
            <w:tcW w:w="1825" w:type="dxa"/>
          </w:tcPr>
          <w:p w14:paraId="043D4E58" w14:textId="77777777" w:rsidR="002441B7" w:rsidRPr="00FB19D4" w:rsidRDefault="002441B7" w:rsidP="003446B4">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825" w:type="dxa"/>
          </w:tcPr>
          <w:p w14:paraId="63D5715D" w14:textId="77777777" w:rsidR="002441B7" w:rsidRPr="00FB19D4" w:rsidRDefault="002441B7" w:rsidP="003446B4">
            <w:pPr>
              <w:cnfStyle w:val="000000000000" w:firstRow="0" w:lastRow="0" w:firstColumn="0" w:lastColumn="0" w:oddVBand="0" w:evenVBand="0" w:oddHBand="0" w:evenHBand="0" w:firstRowFirstColumn="0" w:firstRowLastColumn="0" w:lastRowFirstColumn="0" w:lastRowLastColumn="0"/>
              <w:rPr>
                <w:sz w:val="21"/>
                <w:szCs w:val="21"/>
                <w:lang w:val="en-US"/>
              </w:rPr>
            </w:pPr>
          </w:p>
        </w:tc>
      </w:tr>
      <w:tr w:rsidR="002441B7" w:rsidRPr="00FB19D4" w14:paraId="3F54794D" w14:textId="0E6AD9A0" w:rsidTr="00244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0" w:type="dxa"/>
          </w:tcPr>
          <w:p w14:paraId="327B4D62" w14:textId="77777777" w:rsidR="002441B7" w:rsidRPr="00FB19D4" w:rsidRDefault="002441B7" w:rsidP="003446B4">
            <w:pPr>
              <w:rPr>
                <w:sz w:val="21"/>
                <w:szCs w:val="21"/>
                <w:lang w:val="en-US"/>
              </w:rPr>
            </w:pPr>
            <w:r w:rsidRPr="00FB19D4">
              <w:rPr>
                <w:sz w:val="21"/>
                <w:szCs w:val="21"/>
                <w:lang w:val="en-US"/>
              </w:rPr>
              <w:t>To take advantage of a promotion</w:t>
            </w:r>
          </w:p>
        </w:tc>
        <w:tc>
          <w:tcPr>
            <w:tcW w:w="1825" w:type="dxa"/>
          </w:tcPr>
          <w:p w14:paraId="169E9D2E" w14:textId="77777777" w:rsidR="002441B7" w:rsidRPr="00FB19D4" w:rsidRDefault="002441B7" w:rsidP="003446B4">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825" w:type="dxa"/>
          </w:tcPr>
          <w:p w14:paraId="342B84A0" w14:textId="77777777" w:rsidR="002441B7" w:rsidRPr="00FB19D4" w:rsidRDefault="002441B7" w:rsidP="003446B4">
            <w:pPr>
              <w:cnfStyle w:val="000000100000" w:firstRow="0" w:lastRow="0" w:firstColumn="0" w:lastColumn="0" w:oddVBand="0" w:evenVBand="0" w:oddHBand="1" w:evenHBand="0" w:firstRowFirstColumn="0" w:firstRowLastColumn="0" w:lastRowFirstColumn="0" w:lastRowLastColumn="0"/>
              <w:rPr>
                <w:sz w:val="21"/>
                <w:szCs w:val="21"/>
                <w:lang w:val="en-US"/>
              </w:rPr>
            </w:pPr>
          </w:p>
        </w:tc>
      </w:tr>
      <w:tr w:rsidR="002441B7" w:rsidRPr="00FB19D4" w14:paraId="6D3CEDEF" w14:textId="048BBC21" w:rsidTr="002441B7">
        <w:tc>
          <w:tcPr>
            <w:cnfStyle w:val="001000000000" w:firstRow="0" w:lastRow="0" w:firstColumn="1" w:lastColumn="0" w:oddVBand="0" w:evenVBand="0" w:oddHBand="0" w:evenHBand="0" w:firstRowFirstColumn="0" w:firstRowLastColumn="0" w:lastRowFirstColumn="0" w:lastRowLastColumn="0"/>
            <w:tcW w:w="6060" w:type="dxa"/>
          </w:tcPr>
          <w:p w14:paraId="26BE4A81" w14:textId="1B86CA2F" w:rsidR="002441B7" w:rsidRPr="00FB19D4" w:rsidRDefault="002441B7" w:rsidP="003446B4">
            <w:pPr>
              <w:rPr>
                <w:sz w:val="21"/>
                <w:szCs w:val="21"/>
                <w:lang w:val="en-US"/>
              </w:rPr>
            </w:pPr>
            <w:r w:rsidRPr="00FB19D4">
              <w:rPr>
                <w:sz w:val="21"/>
                <w:szCs w:val="21"/>
                <w:lang w:val="en-US"/>
              </w:rPr>
              <w:t xml:space="preserve">They had a unique product/service that </w:t>
            </w:r>
            <w:r w:rsidR="009872F3">
              <w:rPr>
                <w:sz w:val="21"/>
                <w:szCs w:val="21"/>
                <w:lang w:val="en-US"/>
              </w:rPr>
              <w:t>you</w:t>
            </w:r>
            <w:r w:rsidR="009872F3" w:rsidRPr="00FB19D4">
              <w:rPr>
                <w:sz w:val="21"/>
                <w:szCs w:val="21"/>
                <w:lang w:val="en-US"/>
              </w:rPr>
              <w:t xml:space="preserve"> </w:t>
            </w:r>
            <w:r w:rsidRPr="00FB19D4">
              <w:rPr>
                <w:sz w:val="21"/>
                <w:szCs w:val="21"/>
                <w:lang w:val="en-US"/>
              </w:rPr>
              <w:t>needed and/or wanted</w:t>
            </w:r>
          </w:p>
        </w:tc>
        <w:tc>
          <w:tcPr>
            <w:tcW w:w="1825" w:type="dxa"/>
          </w:tcPr>
          <w:p w14:paraId="5B034B49" w14:textId="77777777" w:rsidR="002441B7" w:rsidRPr="00FB19D4" w:rsidRDefault="002441B7" w:rsidP="003446B4">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825" w:type="dxa"/>
          </w:tcPr>
          <w:p w14:paraId="7FBCF4D5" w14:textId="77777777" w:rsidR="002441B7" w:rsidRPr="00FB19D4" w:rsidRDefault="002441B7" w:rsidP="003446B4">
            <w:pPr>
              <w:cnfStyle w:val="000000000000" w:firstRow="0" w:lastRow="0" w:firstColumn="0" w:lastColumn="0" w:oddVBand="0" w:evenVBand="0" w:oddHBand="0" w:evenHBand="0" w:firstRowFirstColumn="0" w:firstRowLastColumn="0" w:lastRowFirstColumn="0" w:lastRowLastColumn="0"/>
              <w:rPr>
                <w:sz w:val="21"/>
                <w:szCs w:val="21"/>
                <w:lang w:val="en-US"/>
              </w:rPr>
            </w:pPr>
          </w:p>
        </w:tc>
      </w:tr>
      <w:tr w:rsidR="002441B7" w:rsidRPr="00FB19D4" w14:paraId="4AC7A115" w14:textId="0F098E16" w:rsidTr="00244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0" w:type="dxa"/>
          </w:tcPr>
          <w:p w14:paraId="5580D712" w14:textId="77777777" w:rsidR="002441B7" w:rsidRPr="00FB19D4" w:rsidRDefault="002441B7" w:rsidP="003446B4">
            <w:pPr>
              <w:rPr>
                <w:sz w:val="21"/>
                <w:szCs w:val="21"/>
                <w:lang w:val="en-US"/>
              </w:rPr>
            </w:pPr>
            <w:r w:rsidRPr="00FB19D4">
              <w:rPr>
                <w:sz w:val="21"/>
                <w:szCs w:val="21"/>
                <w:lang w:val="en-US"/>
              </w:rPr>
              <w:t>Recommendation from friend or family</w:t>
            </w:r>
          </w:p>
        </w:tc>
        <w:tc>
          <w:tcPr>
            <w:tcW w:w="1825" w:type="dxa"/>
          </w:tcPr>
          <w:p w14:paraId="57AC522F" w14:textId="77777777" w:rsidR="002441B7" w:rsidRPr="00FB19D4" w:rsidRDefault="002441B7" w:rsidP="003446B4">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825" w:type="dxa"/>
          </w:tcPr>
          <w:p w14:paraId="7C9C9B75" w14:textId="77777777" w:rsidR="002441B7" w:rsidRPr="00FB19D4" w:rsidRDefault="002441B7" w:rsidP="003446B4">
            <w:pPr>
              <w:cnfStyle w:val="000000100000" w:firstRow="0" w:lastRow="0" w:firstColumn="0" w:lastColumn="0" w:oddVBand="0" w:evenVBand="0" w:oddHBand="1" w:evenHBand="0" w:firstRowFirstColumn="0" w:firstRowLastColumn="0" w:lastRowFirstColumn="0" w:lastRowLastColumn="0"/>
              <w:rPr>
                <w:sz w:val="21"/>
                <w:szCs w:val="21"/>
                <w:lang w:val="en-US"/>
              </w:rPr>
            </w:pPr>
          </w:p>
        </w:tc>
      </w:tr>
      <w:tr w:rsidR="002441B7" w:rsidRPr="00FB19D4" w14:paraId="0A6DD639" w14:textId="1F04E3EC" w:rsidTr="002441B7">
        <w:tc>
          <w:tcPr>
            <w:cnfStyle w:val="001000000000" w:firstRow="0" w:lastRow="0" w:firstColumn="1" w:lastColumn="0" w:oddVBand="0" w:evenVBand="0" w:oddHBand="0" w:evenHBand="0" w:firstRowFirstColumn="0" w:firstRowLastColumn="0" w:lastRowFirstColumn="0" w:lastRowLastColumn="0"/>
            <w:tcW w:w="6060" w:type="dxa"/>
          </w:tcPr>
          <w:p w14:paraId="677B90C5" w14:textId="77777777" w:rsidR="002441B7" w:rsidRPr="00FB19D4" w:rsidRDefault="002441B7" w:rsidP="003446B4">
            <w:pPr>
              <w:rPr>
                <w:sz w:val="21"/>
                <w:szCs w:val="21"/>
                <w:lang w:val="en-US"/>
              </w:rPr>
            </w:pPr>
            <w:r w:rsidRPr="00FB19D4">
              <w:rPr>
                <w:sz w:val="21"/>
                <w:szCs w:val="21"/>
                <w:lang w:val="en-US"/>
              </w:rPr>
              <w:t>Recommendation from financial professional (e.g. advisor, accountant, lawyer etc.)</w:t>
            </w:r>
          </w:p>
        </w:tc>
        <w:tc>
          <w:tcPr>
            <w:tcW w:w="1825" w:type="dxa"/>
          </w:tcPr>
          <w:p w14:paraId="21408262" w14:textId="77777777" w:rsidR="002441B7" w:rsidRPr="00FB19D4" w:rsidRDefault="002441B7" w:rsidP="003446B4">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825" w:type="dxa"/>
          </w:tcPr>
          <w:p w14:paraId="19A89780" w14:textId="77777777" w:rsidR="002441B7" w:rsidRPr="00FB19D4" w:rsidRDefault="002441B7" w:rsidP="003446B4">
            <w:pPr>
              <w:cnfStyle w:val="000000000000" w:firstRow="0" w:lastRow="0" w:firstColumn="0" w:lastColumn="0" w:oddVBand="0" w:evenVBand="0" w:oddHBand="0" w:evenHBand="0" w:firstRowFirstColumn="0" w:firstRowLastColumn="0" w:lastRowFirstColumn="0" w:lastRowLastColumn="0"/>
              <w:rPr>
                <w:sz w:val="21"/>
                <w:szCs w:val="21"/>
                <w:lang w:val="en-US"/>
              </w:rPr>
            </w:pPr>
          </w:p>
        </w:tc>
      </w:tr>
      <w:tr w:rsidR="008169AE" w:rsidRPr="00FB19D4" w14:paraId="59F17E3A" w14:textId="77777777" w:rsidTr="00244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0" w:type="dxa"/>
          </w:tcPr>
          <w:p w14:paraId="3AD51107" w14:textId="162AC34F" w:rsidR="008169AE" w:rsidRPr="00FB19D4" w:rsidRDefault="008169AE" w:rsidP="003446B4">
            <w:pPr>
              <w:rPr>
                <w:sz w:val="21"/>
                <w:szCs w:val="21"/>
                <w:lang w:val="en-US"/>
              </w:rPr>
            </w:pPr>
            <w:r>
              <w:rPr>
                <w:sz w:val="21"/>
                <w:szCs w:val="21"/>
                <w:lang w:val="en-US"/>
              </w:rPr>
              <w:t>Recommendation from a business associate</w:t>
            </w:r>
          </w:p>
        </w:tc>
        <w:tc>
          <w:tcPr>
            <w:tcW w:w="1825" w:type="dxa"/>
          </w:tcPr>
          <w:p w14:paraId="1AFB1688" w14:textId="77777777" w:rsidR="008169AE" w:rsidRPr="00FB19D4" w:rsidRDefault="008169AE" w:rsidP="003446B4">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825" w:type="dxa"/>
          </w:tcPr>
          <w:p w14:paraId="2D9C22D8" w14:textId="77777777" w:rsidR="008169AE" w:rsidRPr="00FB19D4" w:rsidRDefault="008169AE" w:rsidP="003446B4">
            <w:pPr>
              <w:cnfStyle w:val="000000100000" w:firstRow="0" w:lastRow="0" w:firstColumn="0" w:lastColumn="0" w:oddVBand="0" w:evenVBand="0" w:oddHBand="1" w:evenHBand="0" w:firstRowFirstColumn="0" w:firstRowLastColumn="0" w:lastRowFirstColumn="0" w:lastRowLastColumn="0"/>
              <w:rPr>
                <w:sz w:val="21"/>
                <w:szCs w:val="21"/>
                <w:lang w:val="en-US"/>
              </w:rPr>
            </w:pPr>
          </w:p>
        </w:tc>
      </w:tr>
      <w:tr w:rsidR="002441B7" w:rsidRPr="00FB19D4" w14:paraId="098550E6" w14:textId="73C8B6E7" w:rsidTr="002441B7">
        <w:tc>
          <w:tcPr>
            <w:cnfStyle w:val="001000000000" w:firstRow="0" w:lastRow="0" w:firstColumn="1" w:lastColumn="0" w:oddVBand="0" w:evenVBand="0" w:oddHBand="0" w:evenHBand="0" w:firstRowFirstColumn="0" w:firstRowLastColumn="0" w:lastRowFirstColumn="0" w:lastRowLastColumn="0"/>
            <w:tcW w:w="6060" w:type="dxa"/>
          </w:tcPr>
          <w:p w14:paraId="32BFF777" w14:textId="77777777" w:rsidR="002441B7" w:rsidRPr="00FB19D4" w:rsidRDefault="002441B7" w:rsidP="003446B4">
            <w:pPr>
              <w:rPr>
                <w:sz w:val="21"/>
                <w:szCs w:val="21"/>
                <w:lang w:val="en-US"/>
              </w:rPr>
            </w:pPr>
            <w:r w:rsidRPr="00FB19D4">
              <w:rPr>
                <w:sz w:val="21"/>
                <w:szCs w:val="21"/>
                <w:lang w:val="en-US"/>
              </w:rPr>
              <w:t>Good service</w:t>
            </w:r>
          </w:p>
        </w:tc>
        <w:tc>
          <w:tcPr>
            <w:tcW w:w="1825" w:type="dxa"/>
          </w:tcPr>
          <w:p w14:paraId="3E96F6F7" w14:textId="77777777" w:rsidR="002441B7" w:rsidRPr="00FB19D4" w:rsidRDefault="002441B7" w:rsidP="003446B4">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825" w:type="dxa"/>
          </w:tcPr>
          <w:p w14:paraId="761DBEF7" w14:textId="77777777" w:rsidR="002441B7" w:rsidRPr="00FB19D4" w:rsidRDefault="002441B7" w:rsidP="003446B4">
            <w:pPr>
              <w:cnfStyle w:val="000000000000" w:firstRow="0" w:lastRow="0" w:firstColumn="0" w:lastColumn="0" w:oddVBand="0" w:evenVBand="0" w:oddHBand="0" w:evenHBand="0" w:firstRowFirstColumn="0" w:firstRowLastColumn="0" w:lastRowFirstColumn="0" w:lastRowLastColumn="0"/>
              <w:rPr>
                <w:sz w:val="21"/>
                <w:szCs w:val="21"/>
                <w:lang w:val="en-US"/>
              </w:rPr>
            </w:pPr>
          </w:p>
        </w:tc>
      </w:tr>
      <w:tr w:rsidR="002441B7" w:rsidRPr="00FB19D4" w14:paraId="0FE723BF" w14:textId="6E33FE17" w:rsidTr="00244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0" w:type="dxa"/>
          </w:tcPr>
          <w:p w14:paraId="5A7D31AA" w14:textId="3EC3F884" w:rsidR="002441B7" w:rsidRPr="00FB19D4" w:rsidRDefault="002441B7" w:rsidP="003446B4">
            <w:pPr>
              <w:rPr>
                <w:sz w:val="21"/>
                <w:szCs w:val="21"/>
                <w:lang w:val="en-US"/>
              </w:rPr>
            </w:pPr>
            <w:r w:rsidRPr="00FB19D4">
              <w:rPr>
                <w:sz w:val="21"/>
                <w:szCs w:val="21"/>
                <w:lang w:val="en-US"/>
              </w:rPr>
              <w:t>Convenien</w:t>
            </w:r>
            <w:r w:rsidR="00781B7B" w:rsidRPr="00FB19D4">
              <w:rPr>
                <w:sz w:val="21"/>
                <w:szCs w:val="21"/>
                <w:lang w:val="en-US"/>
              </w:rPr>
              <w:t>ce of the branch/location hours</w:t>
            </w:r>
          </w:p>
        </w:tc>
        <w:tc>
          <w:tcPr>
            <w:tcW w:w="1825" w:type="dxa"/>
          </w:tcPr>
          <w:p w14:paraId="026D21A9" w14:textId="77777777" w:rsidR="002441B7" w:rsidRPr="00FB19D4" w:rsidRDefault="002441B7" w:rsidP="003446B4">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825" w:type="dxa"/>
          </w:tcPr>
          <w:p w14:paraId="5BA7BC01" w14:textId="77777777" w:rsidR="002441B7" w:rsidRPr="00FB19D4" w:rsidRDefault="002441B7" w:rsidP="003446B4">
            <w:pPr>
              <w:cnfStyle w:val="000000100000" w:firstRow="0" w:lastRow="0" w:firstColumn="0" w:lastColumn="0" w:oddVBand="0" w:evenVBand="0" w:oddHBand="1" w:evenHBand="0" w:firstRowFirstColumn="0" w:firstRowLastColumn="0" w:lastRowFirstColumn="0" w:lastRowLastColumn="0"/>
              <w:rPr>
                <w:sz w:val="21"/>
                <w:szCs w:val="21"/>
                <w:lang w:val="en-US"/>
              </w:rPr>
            </w:pPr>
          </w:p>
        </w:tc>
      </w:tr>
      <w:tr w:rsidR="002441B7" w:rsidRPr="00FB19D4" w14:paraId="5C127969" w14:textId="4CE451BF" w:rsidTr="002441B7">
        <w:tc>
          <w:tcPr>
            <w:cnfStyle w:val="001000000000" w:firstRow="0" w:lastRow="0" w:firstColumn="1" w:lastColumn="0" w:oddVBand="0" w:evenVBand="0" w:oddHBand="0" w:evenHBand="0" w:firstRowFirstColumn="0" w:firstRowLastColumn="0" w:lastRowFirstColumn="0" w:lastRowLastColumn="0"/>
            <w:tcW w:w="6060" w:type="dxa"/>
          </w:tcPr>
          <w:p w14:paraId="315319D3" w14:textId="77777777" w:rsidR="002441B7" w:rsidRPr="00FB19D4" w:rsidRDefault="002441B7" w:rsidP="003446B4">
            <w:pPr>
              <w:rPr>
                <w:sz w:val="21"/>
                <w:szCs w:val="21"/>
                <w:lang w:val="en-US"/>
              </w:rPr>
            </w:pPr>
            <w:r w:rsidRPr="00FB19D4">
              <w:rPr>
                <w:sz w:val="21"/>
                <w:szCs w:val="21"/>
                <w:lang w:val="en-US"/>
              </w:rPr>
              <w:t>Good geographic coverage of branches</w:t>
            </w:r>
          </w:p>
        </w:tc>
        <w:tc>
          <w:tcPr>
            <w:tcW w:w="1825" w:type="dxa"/>
          </w:tcPr>
          <w:p w14:paraId="322E135F" w14:textId="77777777" w:rsidR="002441B7" w:rsidRPr="00FB19D4" w:rsidRDefault="002441B7" w:rsidP="003446B4">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825" w:type="dxa"/>
          </w:tcPr>
          <w:p w14:paraId="6E20EEFD" w14:textId="77777777" w:rsidR="002441B7" w:rsidRPr="00FB19D4" w:rsidRDefault="002441B7" w:rsidP="003446B4">
            <w:pPr>
              <w:cnfStyle w:val="000000000000" w:firstRow="0" w:lastRow="0" w:firstColumn="0" w:lastColumn="0" w:oddVBand="0" w:evenVBand="0" w:oddHBand="0" w:evenHBand="0" w:firstRowFirstColumn="0" w:firstRowLastColumn="0" w:lastRowFirstColumn="0" w:lastRowLastColumn="0"/>
              <w:rPr>
                <w:sz w:val="21"/>
                <w:szCs w:val="21"/>
                <w:lang w:val="en-US"/>
              </w:rPr>
            </w:pPr>
          </w:p>
        </w:tc>
      </w:tr>
      <w:tr w:rsidR="00781B7B" w:rsidRPr="00FB19D4" w14:paraId="62C24115" w14:textId="77777777" w:rsidTr="00244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0" w:type="dxa"/>
          </w:tcPr>
          <w:p w14:paraId="090A939E" w14:textId="47D3F4B1" w:rsidR="00781B7B" w:rsidRPr="00FB19D4" w:rsidRDefault="00781B7B" w:rsidP="003446B4">
            <w:pPr>
              <w:rPr>
                <w:sz w:val="21"/>
                <w:szCs w:val="21"/>
                <w:lang w:val="en-US"/>
              </w:rPr>
            </w:pPr>
            <w:r w:rsidRPr="00FB19D4">
              <w:rPr>
                <w:sz w:val="21"/>
                <w:szCs w:val="21"/>
                <w:lang w:val="en-US"/>
              </w:rPr>
              <w:t xml:space="preserve">Convenient/lengthy contact </w:t>
            </w:r>
            <w:proofErr w:type="spellStart"/>
            <w:r w:rsidRPr="00FB19D4">
              <w:rPr>
                <w:sz w:val="21"/>
                <w:szCs w:val="21"/>
                <w:lang w:val="en-US"/>
              </w:rPr>
              <w:t>centre</w:t>
            </w:r>
            <w:proofErr w:type="spellEnd"/>
            <w:r w:rsidRPr="00FB19D4">
              <w:rPr>
                <w:sz w:val="21"/>
                <w:szCs w:val="21"/>
                <w:lang w:val="en-US"/>
              </w:rPr>
              <w:t xml:space="preserve"> hours</w:t>
            </w:r>
          </w:p>
        </w:tc>
        <w:tc>
          <w:tcPr>
            <w:tcW w:w="1825" w:type="dxa"/>
          </w:tcPr>
          <w:p w14:paraId="75CDC027" w14:textId="77777777" w:rsidR="00781B7B" w:rsidRPr="00FB19D4" w:rsidRDefault="00781B7B" w:rsidP="003446B4">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825" w:type="dxa"/>
          </w:tcPr>
          <w:p w14:paraId="71519B5D" w14:textId="77777777" w:rsidR="00781B7B" w:rsidRPr="00FB19D4" w:rsidRDefault="00781B7B" w:rsidP="003446B4">
            <w:pPr>
              <w:cnfStyle w:val="000000100000" w:firstRow="0" w:lastRow="0" w:firstColumn="0" w:lastColumn="0" w:oddVBand="0" w:evenVBand="0" w:oddHBand="1" w:evenHBand="0" w:firstRowFirstColumn="0" w:firstRowLastColumn="0" w:lastRowFirstColumn="0" w:lastRowLastColumn="0"/>
              <w:rPr>
                <w:sz w:val="21"/>
                <w:szCs w:val="21"/>
                <w:lang w:val="en-US"/>
              </w:rPr>
            </w:pPr>
          </w:p>
        </w:tc>
      </w:tr>
      <w:tr w:rsidR="002441B7" w:rsidRPr="00FB19D4" w14:paraId="6826D01B" w14:textId="007D619E" w:rsidTr="002441B7">
        <w:tc>
          <w:tcPr>
            <w:cnfStyle w:val="001000000000" w:firstRow="0" w:lastRow="0" w:firstColumn="1" w:lastColumn="0" w:oddVBand="0" w:evenVBand="0" w:oddHBand="0" w:evenHBand="0" w:firstRowFirstColumn="0" w:firstRowLastColumn="0" w:lastRowFirstColumn="0" w:lastRowLastColumn="0"/>
            <w:tcW w:w="6060" w:type="dxa"/>
          </w:tcPr>
          <w:p w14:paraId="4BC88F1B" w14:textId="77777777" w:rsidR="002441B7" w:rsidRPr="00FB19D4" w:rsidRDefault="002441B7" w:rsidP="003446B4">
            <w:pPr>
              <w:rPr>
                <w:sz w:val="21"/>
                <w:szCs w:val="21"/>
                <w:lang w:val="en-US"/>
              </w:rPr>
            </w:pPr>
            <w:r w:rsidRPr="00FB19D4">
              <w:rPr>
                <w:sz w:val="21"/>
                <w:szCs w:val="21"/>
                <w:lang w:val="en-US"/>
              </w:rPr>
              <w:t>Good digital platforms</w:t>
            </w:r>
          </w:p>
        </w:tc>
        <w:tc>
          <w:tcPr>
            <w:tcW w:w="1825" w:type="dxa"/>
          </w:tcPr>
          <w:p w14:paraId="0FDF3D94" w14:textId="77777777" w:rsidR="002441B7" w:rsidRPr="00FB19D4" w:rsidRDefault="002441B7" w:rsidP="003446B4">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825" w:type="dxa"/>
          </w:tcPr>
          <w:p w14:paraId="651687B2" w14:textId="77777777" w:rsidR="002441B7" w:rsidRPr="00FB19D4" w:rsidRDefault="002441B7" w:rsidP="003446B4">
            <w:pPr>
              <w:cnfStyle w:val="000000000000" w:firstRow="0" w:lastRow="0" w:firstColumn="0" w:lastColumn="0" w:oddVBand="0" w:evenVBand="0" w:oddHBand="0" w:evenHBand="0" w:firstRowFirstColumn="0" w:firstRowLastColumn="0" w:lastRowFirstColumn="0" w:lastRowLastColumn="0"/>
              <w:rPr>
                <w:sz w:val="21"/>
                <w:szCs w:val="21"/>
                <w:lang w:val="en-US"/>
              </w:rPr>
            </w:pPr>
          </w:p>
        </w:tc>
      </w:tr>
      <w:tr w:rsidR="002441B7" w:rsidRPr="00FB19D4" w14:paraId="10C60DAD" w14:textId="2C609254" w:rsidTr="00244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0" w:type="dxa"/>
          </w:tcPr>
          <w:p w14:paraId="340A78B9" w14:textId="1D072FB0" w:rsidR="002441B7" w:rsidRPr="00FB19D4" w:rsidRDefault="009872F3" w:rsidP="003446B4">
            <w:pPr>
              <w:rPr>
                <w:sz w:val="21"/>
                <w:szCs w:val="21"/>
                <w:lang w:val="en-US"/>
              </w:rPr>
            </w:pPr>
            <w:r>
              <w:rPr>
                <w:sz w:val="21"/>
                <w:szCs w:val="21"/>
                <w:lang w:val="en-US"/>
              </w:rPr>
              <w:t>Your</w:t>
            </w:r>
            <w:r w:rsidRPr="00FB19D4">
              <w:rPr>
                <w:sz w:val="21"/>
                <w:szCs w:val="21"/>
                <w:lang w:val="en-US"/>
              </w:rPr>
              <w:t xml:space="preserve"> </w:t>
            </w:r>
            <w:r w:rsidR="002441B7" w:rsidRPr="00FB19D4">
              <w:rPr>
                <w:sz w:val="21"/>
                <w:szCs w:val="21"/>
                <w:lang w:val="en-US"/>
              </w:rPr>
              <w:t>financial professional moved there</w:t>
            </w:r>
          </w:p>
        </w:tc>
        <w:tc>
          <w:tcPr>
            <w:tcW w:w="1825" w:type="dxa"/>
          </w:tcPr>
          <w:p w14:paraId="6E4C749F" w14:textId="77777777" w:rsidR="002441B7" w:rsidRPr="00FB19D4" w:rsidRDefault="002441B7" w:rsidP="003446B4">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825" w:type="dxa"/>
          </w:tcPr>
          <w:p w14:paraId="0FDA7D94" w14:textId="77777777" w:rsidR="002441B7" w:rsidRPr="00FB19D4" w:rsidRDefault="002441B7" w:rsidP="003446B4">
            <w:pPr>
              <w:cnfStyle w:val="000000100000" w:firstRow="0" w:lastRow="0" w:firstColumn="0" w:lastColumn="0" w:oddVBand="0" w:evenVBand="0" w:oddHBand="1" w:evenHBand="0" w:firstRowFirstColumn="0" w:firstRowLastColumn="0" w:lastRowFirstColumn="0" w:lastRowLastColumn="0"/>
              <w:rPr>
                <w:sz w:val="21"/>
                <w:szCs w:val="21"/>
                <w:lang w:val="en-US"/>
              </w:rPr>
            </w:pPr>
          </w:p>
        </w:tc>
      </w:tr>
      <w:tr w:rsidR="002441B7" w:rsidRPr="00FB19D4" w14:paraId="4D561028" w14:textId="4C10612B" w:rsidTr="002441B7">
        <w:tc>
          <w:tcPr>
            <w:cnfStyle w:val="001000000000" w:firstRow="0" w:lastRow="0" w:firstColumn="1" w:lastColumn="0" w:oddVBand="0" w:evenVBand="0" w:oddHBand="0" w:evenHBand="0" w:firstRowFirstColumn="0" w:firstRowLastColumn="0" w:lastRowFirstColumn="0" w:lastRowLastColumn="0"/>
            <w:tcW w:w="6060" w:type="dxa"/>
          </w:tcPr>
          <w:p w14:paraId="19076FBB" w14:textId="77777777" w:rsidR="002441B7" w:rsidRPr="00FB19D4" w:rsidRDefault="002441B7" w:rsidP="003446B4">
            <w:pPr>
              <w:rPr>
                <w:sz w:val="21"/>
                <w:szCs w:val="21"/>
                <w:lang w:val="en-US"/>
              </w:rPr>
            </w:pPr>
            <w:r w:rsidRPr="00FB19D4">
              <w:rPr>
                <w:sz w:val="21"/>
                <w:szCs w:val="21"/>
                <w:lang w:val="en-US"/>
              </w:rPr>
              <w:t xml:space="preserve">Other, please specify: ____________________________________________________________ </w:t>
            </w:r>
          </w:p>
        </w:tc>
        <w:tc>
          <w:tcPr>
            <w:tcW w:w="1825" w:type="dxa"/>
          </w:tcPr>
          <w:p w14:paraId="06C924D3" w14:textId="77777777" w:rsidR="002441B7" w:rsidRPr="00FB19D4" w:rsidRDefault="002441B7" w:rsidP="003446B4">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825" w:type="dxa"/>
          </w:tcPr>
          <w:p w14:paraId="2B6C96A0" w14:textId="77777777" w:rsidR="002441B7" w:rsidRPr="00FB19D4" w:rsidRDefault="002441B7" w:rsidP="003446B4">
            <w:pPr>
              <w:cnfStyle w:val="000000000000" w:firstRow="0" w:lastRow="0" w:firstColumn="0" w:lastColumn="0" w:oddVBand="0" w:evenVBand="0" w:oddHBand="0" w:evenHBand="0" w:firstRowFirstColumn="0" w:firstRowLastColumn="0" w:lastRowFirstColumn="0" w:lastRowLastColumn="0"/>
              <w:rPr>
                <w:sz w:val="21"/>
                <w:szCs w:val="21"/>
                <w:lang w:val="en-US"/>
              </w:rPr>
            </w:pPr>
          </w:p>
        </w:tc>
      </w:tr>
      <w:tr w:rsidR="002441B7" w:rsidRPr="00FB19D4" w14:paraId="6EA57ED9" w14:textId="7FDB3018" w:rsidTr="00244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60" w:type="dxa"/>
          </w:tcPr>
          <w:p w14:paraId="79B6A359" w14:textId="77777777" w:rsidR="002441B7" w:rsidRPr="00FB19D4" w:rsidRDefault="002441B7" w:rsidP="003446B4">
            <w:pPr>
              <w:rPr>
                <w:sz w:val="21"/>
                <w:szCs w:val="21"/>
                <w:lang w:val="en-US"/>
              </w:rPr>
            </w:pPr>
            <w:r w:rsidRPr="00FB19D4">
              <w:rPr>
                <w:sz w:val="21"/>
                <w:szCs w:val="21"/>
                <w:lang w:val="en-US"/>
              </w:rPr>
              <w:t>Don’t remember</w:t>
            </w:r>
          </w:p>
        </w:tc>
        <w:tc>
          <w:tcPr>
            <w:tcW w:w="1825" w:type="dxa"/>
          </w:tcPr>
          <w:p w14:paraId="3B914BEA" w14:textId="77777777" w:rsidR="002441B7" w:rsidRPr="00FB19D4" w:rsidRDefault="002441B7" w:rsidP="003446B4">
            <w:pPr>
              <w:cnfStyle w:val="000000100000" w:firstRow="0" w:lastRow="0" w:firstColumn="0" w:lastColumn="0" w:oddVBand="0" w:evenVBand="0" w:oddHBand="1" w:evenHBand="0" w:firstRowFirstColumn="0" w:firstRowLastColumn="0" w:lastRowFirstColumn="0" w:lastRowLastColumn="0"/>
              <w:rPr>
                <w:sz w:val="21"/>
                <w:szCs w:val="21"/>
                <w:lang w:val="en-US"/>
              </w:rPr>
            </w:pPr>
          </w:p>
        </w:tc>
        <w:tc>
          <w:tcPr>
            <w:tcW w:w="1825" w:type="dxa"/>
          </w:tcPr>
          <w:p w14:paraId="16D0FCDC" w14:textId="77777777" w:rsidR="002441B7" w:rsidRPr="00FB19D4" w:rsidRDefault="002441B7" w:rsidP="003446B4">
            <w:pPr>
              <w:cnfStyle w:val="000000100000" w:firstRow="0" w:lastRow="0" w:firstColumn="0" w:lastColumn="0" w:oddVBand="0" w:evenVBand="0" w:oddHBand="1" w:evenHBand="0" w:firstRowFirstColumn="0" w:firstRowLastColumn="0" w:lastRowFirstColumn="0" w:lastRowLastColumn="0"/>
              <w:rPr>
                <w:sz w:val="21"/>
                <w:szCs w:val="21"/>
                <w:lang w:val="en-US"/>
              </w:rPr>
            </w:pPr>
          </w:p>
        </w:tc>
      </w:tr>
      <w:tr w:rsidR="002441B7" w:rsidRPr="00FB19D4" w14:paraId="479F9FD1" w14:textId="6A814C60" w:rsidTr="002441B7">
        <w:tc>
          <w:tcPr>
            <w:cnfStyle w:val="001000000000" w:firstRow="0" w:lastRow="0" w:firstColumn="1" w:lastColumn="0" w:oddVBand="0" w:evenVBand="0" w:oddHBand="0" w:evenHBand="0" w:firstRowFirstColumn="0" w:firstRowLastColumn="0" w:lastRowFirstColumn="0" w:lastRowLastColumn="0"/>
            <w:tcW w:w="6060" w:type="dxa"/>
          </w:tcPr>
          <w:p w14:paraId="5E002BDD" w14:textId="77777777" w:rsidR="002441B7" w:rsidRPr="00FB19D4" w:rsidRDefault="002441B7" w:rsidP="003446B4">
            <w:pPr>
              <w:rPr>
                <w:sz w:val="21"/>
                <w:szCs w:val="21"/>
                <w:lang w:val="en-US"/>
              </w:rPr>
            </w:pPr>
            <w:r w:rsidRPr="00FB19D4">
              <w:rPr>
                <w:sz w:val="21"/>
                <w:szCs w:val="21"/>
                <w:lang w:val="en-US"/>
              </w:rPr>
              <w:t>Prefer not to respond</w:t>
            </w:r>
          </w:p>
        </w:tc>
        <w:tc>
          <w:tcPr>
            <w:tcW w:w="1825" w:type="dxa"/>
          </w:tcPr>
          <w:p w14:paraId="159948F5" w14:textId="77777777" w:rsidR="002441B7" w:rsidRPr="00FB19D4" w:rsidRDefault="002441B7" w:rsidP="003446B4">
            <w:pPr>
              <w:cnfStyle w:val="000000000000" w:firstRow="0" w:lastRow="0" w:firstColumn="0" w:lastColumn="0" w:oddVBand="0" w:evenVBand="0" w:oddHBand="0" w:evenHBand="0" w:firstRowFirstColumn="0" w:firstRowLastColumn="0" w:lastRowFirstColumn="0" w:lastRowLastColumn="0"/>
              <w:rPr>
                <w:sz w:val="21"/>
                <w:szCs w:val="21"/>
                <w:lang w:val="en-US"/>
              </w:rPr>
            </w:pPr>
          </w:p>
        </w:tc>
        <w:tc>
          <w:tcPr>
            <w:tcW w:w="1825" w:type="dxa"/>
          </w:tcPr>
          <w:p w14:paraId="7D5BF183" w14:textId="77777777" w:rsidR="002441B7" w:rsidRPr="00FB19D4" w:rsidRDefault="002441B7" w:rsidP="003446B4">
            <w:pPr>
              <w:cnfStyle w:val="000000000000" w:firstRow="0" w:lastRow="0" w:firstColumn="0" w:lastColumn="0" w:oddVBand="0" w:evenVBand="0" w:oddHBand="0" w:evenHBand="0" w:firstRowFirstColumn="0" w:firstRowLastColumn="0" w:lastRowFirstColumn="0" w:lastRowLastColumn="0"/>
              <w:rPr>
                <w:sz w:val="21"/>
                <w:szCs w:val="21"/>
                <w:lang w:val="en-US"/>
              </w:rPr>
            </w:pPr>
          </w:p>
        </w:tc>
      </w:tr>
    </w:tbl>
    <w:p w14:paraId="4032D8FD" w14:textId="6D655C43" w:rsidR="00C4446D" w:rsidRDefault="00C4446D" w:rsidP="00E95259">
      <w:pPr>
        <w:spacing w:after="0" w:line="240" w:lineRule="auto"/>
        <w:rPr>
          <w:sz w:val="21"/>
          <w:szCs w:val="21"/>
        </w:rPr>
      </w:pPr>
    </w:p>
    <w:p w14:paraId="2FC1C442" w14:textId="311E353E" w:rsidR="006017D7" w:rsidRPr="00FB6AC9" w:rsidRDefault="006017D7" w:rsidP="006017D7">
      <w:pPr>
        <w:pStyle w:val="ListParagraph"/>
        <w:numPr>
          <w:ilvl w:val="0"/>
          <w:numId w:val="6"/>
        </w:numPr>
        <w:spacing w:after="0" w:line="240" w:lineRule="auto"/>
        <w:rPr>
          <w:sz w:val="21"/>
          <w:szCs w:val="21"/>
        </w:rPr>
      </w:pPr>
      <w:r>
        <w:rPr>
          <w:sz w:val="21"/>
          <w:szCs w:val="21"/>
        </w:rPr>
        <w:t xml:space="preserve">How has COVID-19 impacted the way in which you select </w:t>
      </w:r>
      <w:r w:rsidR="008169AE">
        <w:rPr>
          <w:sz w:val="21"/>
          <w:szCs w:val="21"/>
        </w:rPr>
        <w:t>your financial services provider(s)</w:t>
      </w:r>
      <w:r>
        <w:rPr>
          <w:sz w:val="21"/>
          <w:szCs w:val="21"/>
        </w:rPr>
        <w:t>?</w:t>
      </w:r>
    </w:p>
    <w:p w14:paraId="3792D51E" w14:textId="77777777" w:rsidR="006017D7" w:rsidRPr="00BD3FBA" w:rsidRDefault="006017D7" w:rsidP="006017D7">
      <w:pPr>
        <w:spacing w:after="0" w:line="240" w:lineRule="auto"/>
        <w:rPr>
          <w:rFonts w:asciiTheme="minorHAnsi" w:hAnsiTheme="minorHAnsi"/>
          <w:sz w:val="21"/>
          <w:szCs w:val="21"/>
        </w:rPr>
      </w:pPr>
      <w:r w:rsidRPr="00BD3FBA">
        <w:rPr>
          <w:rFonts w:asciiTheme="minorHAnsi" w:hAnsiTheme="minorHAnsi"/>
          <w:sz w:val="21"/>
          <w:szCs w:val="21"/>
        </w:rPr>
        <w:t>____________________________________________________________________________________________________________________________________________________________________________________________________________________________________________</w:t>
      </w:r>
    </w:p>
    <w:p w14:paraId="1706C222" w14:textId="3DA9AF68" w:rsidR="006017D7" w:rsidRDefault="006017D7" w:rsidP="006017D7">
      <w:pPr>
        <w:spacing w:after="0" w:line="240" w:lineRule="auto"/>
        <w:ind w:left="360"/>
        <w:rPr>
          <w:rFonts w:asciiTheme="minorHAnsi" w:hAnsiTheme="minorHAnsi"/>
          <w:sz w:val="21"/>
          <w:szCs w:val="21"/>
        </w:rPr>
      </w:pPr>
      <w:r w:rsidRPr="00BD3FBA">
        <w:rPr>
          <w:rFonts w:ascii="Times New Roman" w:hAnsi="Times New Roman" w:cs="Times New Roman"/>
          <w:sz w:val="21"/>
          <w:szCs w:val="21"/>
        </w:rPr>
        <w:t>□</w:t>
      </w:r>
      <w:r w:rsidRPr="00BD3FBA">
        <w:rPr>
          <w:rFonts w:asciiTheme="minorHAnsi" w:hAnsiTheme="minorHAnsi"/>
          <w:sz w:val="21"/>
          <w:szCs w:val="21"/>
        </w:rPr>
        <w:tab/>
      </w:r>
      <w:r>
        <w:rPr>
          <w:rFonts w:asciiTheme="minorHAnsi" w:hAnsiTheme="minorHAnsi"/>
          <w:sz w:val="21"/>
          <w:szCs w:val="21"/>
        </w:rPr>
        <w:t>COVID-19 has had no impact on how you select financial providers</w:t>
      </w:r>
    </w:p>
    <w:p w14:paraId="79524AD8" w14:textId="77777777" w:rsidR="006017D7" w:rsidRPr="00FB6AC9" w:rsidRDefault="006017D7" w:rsidP="006017D7">
      <w:pPr>
        <w:pStyle w:val="ListParagraph"/>
        <w:numPr>
          <w:ilvl w:val="0"/>
          <w:numId w:val="41"/>
        </w:numPr>
        <w:spacing w:after="0" w:line="240" w:lineRule="auto"/>
        <w:rPr>
          <w:sz w:val="21"/>
          <w:szCs w:val="21"/>
        </w:rPr>
      </w:pPr>
      <w:r w:rsidRPr="00FB6AC9">
        <w:rPr>
          <w:sz w:val="21"/>
          <w:szCs w:val="21"/>
        </w:rPr>
        <w:t>Not sure</w:t>
      </w:r>
    </w:p>
    <w:p w14:paraId="242258F6" w14:textId="1635FF3F" w:rsidR="00F71619" w:rsidRDefault="00F71619" w:rsidP="00E95259">
      <w:pPr>
        <w:spacing w:after="0" w:line="240" w:lineRule="auto"/>
        <w:rPr>
          <w:sz w:val="21"/>
          <w:szCs w:val="21"/>
        </w:rPr>
      </w:pPr>
    </w:p>
    <w:p w14:paraId="49FC0928" w14:textId="4110DD62" w:rsidR="00C4446D" w:rsidRPr="00FB19D4" w:rsidRDefault="00C4446D" w:rsidP="00F84DC2">
      <w:pPr>
        <w:pStyle w:val="ListParagraph"/>
        <w:numPr>
          <w:ilvl w:val="0"/>
          <w:numId w:val="6"/>
        </w:numPr>
        <w:spacing w:after="0" w:line="240" w:lineRule="auto"/>
        <w:rPr>
          <w:sz w:val="21"/>
          <w:szCs w:val="21"/>
        </w:rPr>
      </w:pPr>
      <w:bookmarkStart w:id="1" w:name="_Hlk10463660"/>
      <w:r w:rsidRPr="00FB19D4">
        <w:rPr>
          <w:sz w:val="21"/>
          <w:szCs w:val="21"/>
        </w:rPr>
        <w:t>Which of the following products do you currently own or plan to purchase?</w:t>
      </w:r>
    </w:p>
    <w:bookmarkEnd w:id="1"/>
    <w:tbl>
      <w:tblPr>
        <w:tblStyle w:val="LightGrid-Accent11"/>
        <w:tblW w:w="10962" w:type="dxa"/>
        <w:tblInd w:w="-640" w:type="dxa"/>
        <w:tblLook w:val="04A0" w:firstRow="1" w:lastRow="0" w:firstColumn="1" w:lastColumn="0" w:noHBand="0" w:noVBand="1"/>
      </w:tblPr>
      <w:tblGrid>
        <w:gridCol w:w="2539"/>
        <w:gridCol w:w="1403"/>
        <w:gridCol w:w="1404"/>
        <w:gridCol w:w="1404"/>
        <w:gridCol w:w="1404"/>
        <w:gridCol w:w="1404"/>
        <w:gridCol w:w="1404"/>
      </w:tblGrid>
      <w:tr w:rsidR="00822AB4" w:rsidRPr="00FB19D4" w14:paraId="695AF4FA" w14:textId="77777777" w:rsidTr="00822AB4">
        <w:trPr>
          <w:cnfStyle w:val="100000000000" w:firstRow="1" w:lastRow="0" w:firstColumn="0" w:lastColumn="0" w:oddVBand="0" w:evenVBand="0" w:oddHBand="0" w:evenHBand="0" w:firstRowFirstColumn="0" w:firstRowLastColumn="0" w:lastRowFirstColumn="0" w:lastRowLastColumn="0"/>
          <w:trHeight w:val="1045"/>
        </w:trPr>
        <w:tc>
          <w:tcPr>
            <w:cnfStyle w:val="001000000000" w:firstRow="0" w:lastRow="0" w:firstColumn="1" w:lastColumn="0" w:oddVBand="0" w:evenVBand="0" w:oddHBand="0" w:evenHBand="0" w:firstRowFirstColumn="0" w:firstRowLastColumn="0" w:lastRowFirstColumn="0" w:lastRowLastColumn="0"/>
            <w:tcW w:w="2539" w:type="dxa"/>
          </w:tcPr>
          <w:p w14:paraId="1B77CF1D" w14:textId="383FB664" w:rsidR="00822AB4" w:rsidRPr="00FB19D4" w:rsidRDefault="00822AB4" w:rsidP="00E95259">
            <w:pPr>
              <w:rPr>
                <w:rFonts w:asciiTheme="minorHAnsi" w:hAnsiTheme="minorHAnsi" w:cstheme="minorHAnsi"/>
                <w:sz w:val="21"/>
                <w:szCs w:val="21"/>
              </w:rPr>
            </w:pPr>
          </w:p>
        </w:tc>
        <w:tc>
          <w:tcPr>
            <w:tcW w:w="1403" w:type="dxa"/>
            <w:vAlign w:val="center"/>
          </w:tcPr>
          <w:p w14:paraId="5E5139B1" w14:textId="77777777" w:rsidR="00822AB4" w:rsidRPr="00FB19D4" w:rsidRDefault="00822AB4" w:rsidP="00E9525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1"/>
                <w:szCs w:val="21"/>
              </w:rPr>
            </w:pPr>
            <w:r w:rsidRPr="00FB19D4">
              <w:rPr>
                <w:rFonts w:asciiTheme="minorHAnsi" w:hAnsiTheme="minorHAnsi" w:cstheme="minorHAnsi"/>
                <w:sz w:val="21"/>
                <w:szCs w:val="21"/>
              </w:rPr>
              <w:t>Currently own</w:t>
            </w:r>
          </w:p>
        </w:tc>
        <w:tc>
          <w:tcPr>
            <w:tcW w:w="1404" w:type="dxa"/>
            <w:vAlign w:val="center"/>
          </w:tcPr>
          <w:p w14:paraId="6D1F10F1" w14:textId="0DDBFDC0" w:rsidR="00822AB4" w:rsidRPr="00FB19D4" w:rsidRDefault="00822AB4" w:rsidP="00E9525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1"/>
                <w:szCs w:val="21"/>
              </w:rPr>
            </w:pPr>
            <w:r w:rsidRPr="00FB19D4">
              <w:rPr>
                <w:rFonts w:asciiTheme="minorHAnsi" w:hAnsiTheme="minorHAnsi" w:cstheme="minorHAnsi"/>
                <w:sz w:val="21"/>
                <w:szCs w:val="21"/>
              </w:rPr>
              <w:t>Plan to purchase in next 12 months</w:t>
            </w:r>
          </w:p>
        </w:tc>
        <w:tc>
          <w:tcPr>
            <w:tcW w:w="1404" w:type="dxa"/>
            <w:vAlign w:val="center"/>
          </w:tcPr>
          <w:p w14:paraId="6F7E0E5F" w14:textId="62FB82CA" w:rsidR="00822AB4" w:rsidRPr="00FB19D4" w:rsidRDefault="00822AB4" w:rsidP="00E9525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1"/>
                <w:szCs w:val="21"/>
              </w:rPr>
            </w:pPr>
            <w:r w:rsidRPr="00FB19D4">
              <w:rPr>
                <w:rFonts w:asciiTheme="minorHAnsi" w:hAnsiTheme="minorHAnsi" w:cstheme="minorHAnsi"/>
                <w:sz w:val="21"/>
                <w:szCs w:val="21"/>
              </w:rPr>
              <w:t>Plan to purchase but not sure of timeline</w:t>
            </w:r>
          </w:p>
        </w:tc>
        <w:tc>
          <w:tcPr>
            <w:tcW w:w="1404" w:type="dxa"/>
          </w:tcPr>
          <w:p w14:paraId="767AFD87" w14:textId="1F1D16D5" w:rsidR="00822AB4" w:rsidRPr="00FB19D4" w:rsidRDefault="00822AB4" w:rsidP="00E9525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1"/>
                <w:szCs w:val="21"/>
              </w:rPr>
            </w:pPr>
            <w:r w:rsidRPr="00FB19D4">
              <w:rPr>
                <w:rFonts w:asciiTheme="minorHAnsi" w:hAnsiTheme="minorHAnsi" w:cstheme="minorHAnsi"/>
                <w:sz w:val="21"/>
                <w:szCs w:val="21"/>
              </w:rPr>
              <w:t>Do not own and do not plan to purchase</w:t>
            </w:r>
          </w:p>
        </w:tc>
        <w:tc>
          <w:tcPr>
            <w:tcW w:w="1404" w:type="dxa"/>
            <w:vAlign w:val="center"/>
          </w:tcPr>
          <w:p w14:paraId="5BD9DEFE" w14:textId="60A35EDC" w:rsidR="00822AB4" w:rsidRPr="00FB19D4" w:rsidRDefault="00822AB4" w:rsidP="00E9525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1"/>
                <w:szCs w:val="21"/>
              </w:rPr>
            </w:pPr>
            <w:r w:rsidRPr="00FB19D4">
              <w:rPr>
                <w:rFonts w:asciiTheme="minorHAnsi" w:hAnsiTheme="minorHAnsi" w:cstheme="minorHAnsi"/>
                <w:sz w:val="21"/>
                <w:szCs w:val="21"/>
              </w:rPr>
              <w:t>Not sure</w:t>
            </w:r>
          </w:p>
        </w:tc>
        <w:tc>
          <w:tcPr>
            <w:tcW w:w="1404" w:type="dxa"/>
            <w:vAlign w:val="center"/>
          </w:tcPr>
          <w:p w14:paraId="504C9069" w14:textId="77777777" w:rsidR="00822AB4" w:rsidRPr="00FB19D4" w:rsidRDefault="00822AB4" w:rsidP="00E9525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1"/>
                <w:szCs w:val="21"/>
              </w:rPr>
            </w:pPr>
            <w:r w:rsidRPr="00FB19D4">
              <w:rPr>
                <w:rFonts w:asciiTheme="minorHAnsi" w:hAnsiTheme="minorHAnsi" w:cstheme="minorHAnsi"/>
                <w:sz w:val="21"/>
                <w:szCs w:val="21"/>
              </w:rPr>
              <w:t>Prefer not to respond</w:t>
            </w:r>
          </w:p>
        </w:tc>
      </w:tr>
      <w:tr w:rsidR="00822AB4" w:rsidRPr="00FB19D4" w14:paraId="7EBD97BD" w14:textId="77777777" w:rsidTr="00822AB4">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2539" w:type="dxa"/>
          </w:tcPr>
          <w:p w14:paraId="362135C1" w14:textId="6D0EE4B0" w:rsidR="00822AB4" w:rsidRPr="00FB19D4" w:rsidRDefault="00822AB4" w:rsidP="00E95259">
            <w:pPr>
              <w:rPr>
                <w:rFonts w:asciiTheme="minorHAnsi" w:hAnsiTheme="minorHAnsi" w:cstheme="minorHAnsi"/>
                <w:b w:val="0"/>
                <w:sz w:val="21"/>
                <w:szCs w:val="21"/>
              </w:rPr>
            </w:pPr>
            <w:r w:rsidRPr="00FB19D4">
              <w:rPr>
                <w:rFonts w:asciiTheme="minorHAnsi" w:hAnsiTheme="minorHAnsi" w:cstheme="minorHAnsi"/>
                <w:b w:val="0"/>
                <w:sz w:val="21"/>
                <w:szCs w:val="21"/>
              </w:rPr>
              <w:t>Personal property and casualty insurance</w:t>
            </w:r>
          </w:p>
        </w:tc>
        <w:tc>
          <w:tcPr>
            <w:tcW w:w="1403" w:type="dxa"/>
          </w:tcPr>
          <w:p w14:paraId="331808AD"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3C11AD57"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0D33A9F1"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79F6E5A2"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120B3308" w14:textId="675D1B8D"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52B18163"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r>
      <w:tr w:rsidR="00822AB4" w:rsidRPr="00FB19D4" w14:paraId="3DB83FC2" w14:textId="77777777" w:rsidTr="00822AB4">
        <w:trPr>
          <w:cnfStyle w:val="000000010000" w:firstRow="0" w:lastRow="0" w:firstColumn="0" w:lastColumn="0" w:oddVBand="0" w:evenVBand="0" w:oddHBand="0" w:evenHBand="1"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2539" w:type="dxa"/>
          </w:tcPr>
          <w:p w14:paraId="32B69388" w14:textId="52A9A4AE" w:rsidR="00822AB4" w:rsidRPr="00FB19D4" w:rsidRDefault="00822AB4" w:rsidP="00E95259">
            <w:pPr>
              <w:rPr>
                <w:rFonts w:asciiTheme="minorHAnsi" w:hAnsiTheme="minorHAnsi" w:cstheme="minorHAnsi"/>
                <w:b w:val="0"/>
                <w:sz w:val="21"/>
                <w:szCs w:val="21"/>
              </w:rPr>
            </w:pPr>
            <w:r w:rsidRPr="00FB19D4">
              <w:rPr>
                <w:rFonts w:asciiTheme="minorHAnsi" w:hAnsiTheme="minorHAnsi" w:cstheme="minorHAnsi"/>
                <w:b w:val="0"/>
                <w:sz w:val="21"/>
                <w:szCs w:val="21"/>
              </w:rPr>
              <w:t>Commercial property and casualty insurance</w:t>
            </w:r>
          </w:p>
        </w:tc>
        <w:tc>
          <w:tcPr>
            <w:tcW w:w="1403" w:type="dxa"/>
          </w:tcPr>
          <w:p w14:paraId="214686AD"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29A94C27"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5EDB3B93"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62EF3B59"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1B895437" w14:textId="0FD469E5"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7E708556"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r>
      <w:tr w:rsidR="00822AB4" w:rsidRPr="00FB19D4" w14:paraId="387A2E0D" w14:textId="77777777" w:rsidTr="00822AB4">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2539" w:type="dxa"/>
          </w:tcPr>
          <w:p w14:paraId="4000453A" w14:textId="6352A264" w:rsidR="00822AB4" w:rsidRPr="00FB19D4" w:rsidRDefault="00822AB4" w:rsidP="00E95259">
            <w:pPr>
              <w:rPr>
                <w:rFonts w:asciiTheme="minorHAnsi" w:hAnsiTheme="minorHAnsi" w:cstheme="minorHAnsi"/>
                <w:b w:val="0"/>
                <w:sz w:val="21"/>
                <w:szCs w:val="21"/>
              </w:rPr>
            </w:pPr>
            <w:r w:rsidRPr="00FB19D4">
              <w:rPr>
                <w:rFonts w:asciiTheme="minorHAnsi" w:hAnsiTheme="minorHAnsi" w:cstheme="minorHAnsi"/>
                <w:b w:val="0"/>
                <w:sz w:val="21"/>
                <w:szCs w:val="21"/>
              </w:rPr>
              <w:t>General liability insurance</w:t>
            </w:r>
          </w:p>
        </w:tc>
        <w:tc>
          <w:tcPr>
            <w:tcW w:w="1403" w:type="dxa"/>
          </w:tcPr>
          <w:p w14:paraId="656C8D39"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1072A4AB"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1923E93F"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2BDE2155"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11B7E769" w14:textId="0EC4B846"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57357299"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r>
      <w:tr w:rsidR="00822AB4" w:rsidRPr="00FB19D4" w14:paraId="0EBBEDD0" w14:textId="77777777" w:rsidTr="00822AB4">
        <w:trPr>
          <w:cnfStyle w:val="000000010000" w:firstRow="0" w:lastRow="0" w:firstColumn="0" w:lastColumn="0" w:oddVBand="0" w:evenVBand="0" w:oddHBand="0" w:evenHBand="1"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2539" w:type="dxa"/>
          </w:tcPr>
          <w:p w14:paraId="1251688E" w14:textId="4D8AF19A" w:rsidR="00822AB4" w:rsidRPr="00FB19D4" w:rsidRDefault="00822AB4" w:rsidP="00E95259">
            <w:pPr>
              <w:rPr>
                <w:rFonts w:asciiTheme="minorHAnsi" w:hAnsiTheme="minorHAnsi" w:cstheme="minorHAnsi"/>
                <w:b w:val="0"/>
                <w:sz w:val="21"/>
                <w:szCs w:val="21"/>
              </w:rPr>
            </w:pPr>
            <w:r w:rsidRPr="00FB19D4">
              <w:rPr>
                <w:rFonts w:asciiTheme="minorHAnsi" w:hAnsiTheme="minorHAnsi" w:cstheme="minorHAnsi"/>
                <w:b w:val="0"/>
                <w:sz w:val="21"/>
                <w:szCs w:val="21"/>
              </w:rPr>
              <w:t>Professional liability insurance</w:t>
            </w:r>
          </w:p>
        </w:tc>
        <w:tc>
          <w:tcPr>
            <w:tcW w:w="1403" w:type="dxa"/>
          </w:tcPr>
          <w:p w14:paraId="5824C0AA"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150012A0"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3ED747EF"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4E7FAB63"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63EF846C" w14:textId="03B193CC"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76B812F3"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r>
      <w:tr w:rsidR="00822AB4" w:rsidRPr="00FB19D4" w14:paraId="043FCE59" w14:textId="77777777" w:rsidTr="00822AB4">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2539" w:type="dxa"/>
          </w:tcPr>
          <w:p w14:paraId="48CFFF2B" w14:textId="39271D53" w:rsidR="00822AB4" w:rsidRPr="00FB19D4" w:rsidRDefault="00822AB4" w:rsidP="00E95259">
            <w:pPr>
              <w:rPr>
                <w:rFonts w:asciiTheme="minorHAnsi" w:hAnsiTheme="minorHAnsi" w:cstheme="minorHAnsi"/>
                <w:b w:val="0"/>
                <w:sz w:val="21"/>
                <w:szCs w:val="21"/>
              </w:rPr>
            </w:pPr>
            <w:r w:rsidRPr="00FB19D4">
              <w:rPr>
                <w:rFonts w:asciiTheme="minorHAnsi" w:hAnsiTheme="minorHAnsi" w:cstheme="minorHAnsi"/>
                <w:b w:val="0"/>
                <w:sz w:val="21"/>
                <w:szCs w:val="21"/>
              </w:rPr>
              <w:t>Cybersecurity insurance</w:t>
            </w:r>
          </w:p>
        </w:tc>
        <w:tc>
          <w:tcPr>
            <w:tcW w:w="1403" w:type="dxa"/>
          </w:tcPr>
          <w:p w14:paraId="6E7CFB32"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4BBDA08E"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44C536EF"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08012E67"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5CD95660" w14:textId="12DECA3C"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18D37BC4"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r>
      <w:tr w:rsidR="00822AB4" w:rsidRPr="00FB19D4" w14:paraId="4811DD95" w14:textId="77777777" w:rsidTr="00822AB4">
        <w:trPr>
          <w:cnfStyle w:val="000000010000" w:firstRow="0" w:lastRow="0" w:firstColumn="0" w:lastColumn="0" w:oddVBand="0" w:evenVBand="0" w:oddHBand="0" w:evenHBand="1"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2539" w:type="dxa"/>
          </w:tcPr>
          <w:p w14:paraId="6026CBDA" w14:textId="5D06A715" w:rsidR="00822AB4" w:rsidRPr="00FB19D4" w:rsidRDefault="00822AB4" w:rsidP="00E95259">
            <w:pPr>
              <w:rPr>
                <w:rFonts w:asciiTheme="minorHAnsi" w:hAnsiTheme="minorHAnsi" w:cstheme="minorHAnsi"/>
                <w:b w:val="0"/>
                <w:sz w:val="21"/>
                <w:szCs w:val="21"/>
              </w:rPr>
            </w:pPr>
            <w:r w:rsidRPr="00FB19D4">
              <w:rPr>
                <w:rFonts w:asciiTheme="minorHAnsi" w:hAnsiTheme="minorHAnsi" w:cstheme="minorHAnsi"/>
                <w:b w:val="0"/>
                <w:sz w:val="21"/>
                <w:szCs w:val="21"/>
              </w:rPr>
              <w:t>Directors and Officers insurance</w:t>
            </w:r>
          </w:p>
        </w:tc>
        <w:tc>
          <w:tcPr>
            <w:tcW w:w="1403" w:type="dxa"/>
          </w:tcPr>
          <w:p w14:paraId="4B675EDC"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57AEF0A4"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6D52B1CC"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18B31942"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187BC05E" w14:textId="305DC749"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5E8FA74B"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r>
      <w:tr w:rsidR="00822AB4" w:rsidRPr="00FB19D4" w14:paraId="2697243C" w14:textId="77777777" w:rsidTr="00822AB4">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2539" w:type="dxa"/>
          </w:tcPr>
          <w:p w14:paraId="6A812DDE" w14:textId="3A4D40F5" w:rsidR="00822AB4" w:rsidRPr="00FB19D4" w:rsidRDefault="00822AB4" w:rsidP="00E95259">
            <w:pPr>
              <w:rPr>
                <w:rFonts w:asciiTheme="minorHAnsi" w:hAnsiTheme="minorHAnsi" w:cstheme="minorHAnsi"/>
                <w:b w:val="0"/>
                <w:sz w:val="21"/>
                <w:szCs w:val="21"/>
              </w:rPr>
            </w:pPr>
            <w:r w:rsidRPr="00FB19D4">
              <w:rPr>
                <w:rFonts w:asciiTheme="minorHAnsi" w:hAnsiTheme="minorHAnsi" w:cstheme="minorHAnsi"/>
                <w:b w:val="0"/>
                <w:sz w:val="21"/>
                <w:szCs w:val="21"/>
              </w:rPr>
              <w:t>Key person insurance</w:t>
            </w:r>
          </w:p>
        </w:tc>
        <w:tc>
          <w:tcPr>
            <w:tcW w:w="1403" w:type="dxa"/>
          </w:tcPr>
          <w:p w14:paraId="78C9954E"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6871D49C"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71F64780"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1326C06D"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1021E9BF" w14:textId="29DCB55F"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0010FBC3"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r>
      <w:tr w:rsidR="00822AB4" w:rsidRPr="00FB19D4" w14:paraId="502C6C74" w14:textId="77777777" w:rsidTr="00822AB4">
        <w:trPr>
          <w:cnfStyle w:val="000000010000" w:firstRow="0" w:lastRow="0" w:firstColumn="0" w:lastColumn="0" w:oddVBand="0" w:evenVBand="0" w:oddHBand="0" w:evenHBand="1"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2539" w:type="dxa"/>
          </w:tcPr>
          <w:p w14:paraId="15206C5E" w14:textId="32DDE374" w:rsidR="00822AB4" w:rsidRPr="00FB19D4" w:rsidRDefault="00822AB4" w:rsidP="00E95259">
            <w:pPr>
              <w:rPr>
                <w:rFonts w:asciiTheme="minorHAnsi" w:hAnsiTheme="minorHAnsi" w:cstheme="minorHAnsi"/>
                <w:b w:val="0"/>
                <w:sz w:val="21"/>
                <w:szCs w:val="21"/>
              </w:rPr>
            </w:pPr>
            <w:r w:rsidRPr="00FB19D4">
              <w:rPr>
                <w:rFonts w:asciiTheme="minorHAnsi" w:hAnsiTheme="minorHAnsi" w:cstheme="minorHAnsi"/>
                <w:b w:val="0"/>
                <w:sz w:val="21"/>
                <w:szCs w:val="21"/>
              </w:rPr>
              <w:t>Crime insurance</w:t>
            </w:r>
          </w:p>
        </w:tc>
        <w:tc>
          <w:tcPr>
            <w:tcW w:w="1403" w:type="dxa"/>
          </w:tcPr>
          <w:p w14:paraId="17EA1630"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0A61E038"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67E38155"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2A4C81FF"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1DE5948A" w14:textId="50B0D0F1"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0B8032E0"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r>
      <w:tr w:rsidR="00822AB4" w:rsidRPr="00FB19D4" w14:paraId="57BA2307" w14:textId="77777777" w:rsidTr="00822AB4">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2539" w:type="dxa"/>
          </w:tcPr>
          <w:p w14:paraId="4C25F5BF" w14:textId="3C495509" w:rsidR="00822AB4" w:rsidRPr="00FB19D4" w:rsidRDefault="00822AB4" w:rsidP="00E95259">
            <w:pPr>
              <w:rPr>
                <w:rFonts w:asciiTheme="minorHAnsi" w:hAnsiTheme="minorHAnsi" w:cstheme="minorHAnsi"/>
                <w:b w:val="0"/>
                <w:sz w:val="21"/>
                <w:szCs w:val="21"/>
              </w:rPr>
            </w:pPr>
            <w:r w:rsidRPr="00FB19D4">
              <w:rPr>
                <w:rFonts w:asciiTheme="minorHAnsi" w:hAnsiTheme="minorHAnsi" w:cstheme="minorHAnsi"/>
                <w:b w:val="0"/>
                <w:sz w:val="21"/>
                <w:szCs w:val="21"/>
              </w:rPr>
              <w:t>Business interruption insurance</w:t>
            </w:r>
          </w:p>
        </w:tc>
        <w:tc>
          <w:tcPr>
            <w:tcW w:w="1403" w:type="dxa"/>
          </w:tcPr>
          <w:p w14:paraId="6751805E"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3CB68A23"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41DE4173"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7FADE642"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06819F5D" w14:textId="5423E24F"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35CB6A4F"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r>
      <w:tr w:rsidR="00822AB4" w:rsidRPr="00FB19D4" w14:paraId="2422ADB4" w14:textId="77777777" w:rsidTr="00822AB4">
        <w:trPr>
          <w:cnfStyle w:val="000000010000" w:firstRow="0" w:lastRow="0" w:firstColumn="0" w:lastColumn="0" w:oddVBand="0" w:evenVBand="0" w:oddHBand="0" w:evenHBand="1"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2539" w:type="dxa"/>
          </w:tcPr>
          <w:p w14:paraId="2EF64098" w14:textId="77777777" w:rsidR="00822AB4" w:rsidRPr="00FB19D4" w:rsidRDefault="00822AB4" w:rsidP="00E95259">
            <w:pPr>
              <w:rPr>
                <w:rFonts w:cstheme="minorHAnsi"/>
                <w:bCs w:val="0"/>
                <w:sz w:val="21"/>
                <w:szCs w:val="21"/>
              </w:rPr>
            </w:pPr>
            <w:r w:rsidRPr="00FB19D4">
              <w:rPr>
                <w:rFonts w:asciiTheme="minorHAnsi" w:hAnsiTheme="minorHAnsi" w:cstheme="minorHAnsi"/>
                <w:b w:val="0"/>
                <w:sz w:val="21"/>
                <w:szCs w:val="21"/>
              </w:rPr>
              <w:t xml:space="preserve">Permanent life insurance </w:t>
            </w:r>
          </w:p>
          <w:p w14:paraId="6174FED9" w14:textId="364C7A22" w:rsidR="00822AB4" w:rsidRPr="00FB19D4" w:rsidRDefault="00822AB4" w:rsidP="00E95259">
            <w:pPr>
              <w:rPr>
                <w:rFonts w:asciiTheme="minorHAnsi" w:hAnsiTheme="minorHAnsi" w:cstheme="minorHAnsi"/>
                <w:b w:val="0"/>
                <w:sz w:val="21"/>
                <w:szCs w:val="21"/>
              </w:rPr>
            </w:pPr>
            <w:r w:rsidRPr="00FB19D4">
              <w:rPr>
                <w:rFonts w:asciiTheme="minorHAnsi" w:hAnsiTheme="minorHAnsi" w:cstheme="minorHAnsi"/>
                <w:b w:val="0"/>
                <w:sz w:val="21"/>
                <w:szCs w:val="21"/>
              </w:rPr>
              <w:t>(non-participating)</w:t>
            </w:r>
          </w:p>
        </w:tc>
        <w:tc>
          <w:tcPr>
            <w:tcW w:w="1403" w:type="dxa"/>
          </w:tcPr>
          <w:p w14:paraId="6061B77A"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1FC8ABB3"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068CBE8C"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148B80C6"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706FA679" w14:textId="4D6771F4"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065275DC"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r>
      <w:tr w:rsidR="00822AB4" w:rsidRPr="00FB19D4" w14:paraId="79769000" w14:textId="77777777" w:rsidTr="00822AB4">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2539" w:type="dxa"/>
          </w:tcPr>
          <w:p w14:paraId="616E9F6A" w14:textId="77777777" w:rsidR="00822AB4" w:rsidRPr="00FB19D4" w:rsidRDefault="00822AB4" w:rsidP="00E95259">
            <w:pPr>
              <w:rPr>
                <w:rFonts w:asciiTheme="minorHAnsi" w:hAnsiTheme="minorHAnsi" w:cstheme="minorHAnsi"/>
                <w:b w:val="0"/>
                <w:sz w:val="21"/>
                <w:szCs w:val="21"/>
              </w:rPr>
            </w:pPr>
            <w:r w:rsidRPr="00FB19D4">
              <w:rPr>
                <w:rFonts w:asciiTheme="minorHAnsi" w:hAnsiTheme="minorHAnsi" w:cstheme="minorHAnsi"/>
                <w:b w:val="0"/>
                <w:sz w:val="21"/>
                <w:szCs w:val="21"/>
              </w:rPr>
              <w:t>Participating life insurance</w:t>
            </w:r>
          </w:p>
        </w:tc>
        <w:tc>
          <w:tcPr>
            <w:tcW w:w="1403" w:type="dxa"/>
          </w:tcPr>
          <w:p w14:paraId="6BE69B38"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08DD9AE6"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4697A5E7"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646B75E3"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388C1E3B" w14:textId="46D7EB52"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72708B82"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r>
      <w:tr w:rsidR="00822AB4" w:rsidRPr="00FB19D4" w14:paraId="1CB30C93" w14:textId="77777777" w:rsidTr="00822AB4">
        <w:trPr>
          <w:cnfStyle w:val="000000010000" w:firstRow="0" w:lastRow="0" w:firstColumn="0" w:lastColumn="0" w:oddVBand="0" w:evenVBand="0" w:oddHBand="0" w:evenHBand="1"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539" w:type="dxa"/>
          </w:tcPr>
          <w:p w14:paraId="547F4DCE" w14:textId="77777777" w:rsidR="00822AB4" w:rsidRPr="00FB19D4" w:rsidRDefault="00822AB4" w:rsidP="00E95259">
            <w:pPr>
              <w:rPr>
                <w:rFonts w:asciiTheme="minorHAnsi" w:hAnsiTheme="minorHAnsi" w:cstheme="minorHAnsi"/>
                <w:b w:val="0"/>
                <w:sz w:val="21"/>
                <w:szCs w:val="21"/>
              </w:rPr>
            </w:pPr>
            <w:r w:rsidRPr="00FB19D4">
              <w:rPr>
                <w:rFonts w:asciiTheme="minorHAnsi" w:hAnsiTheme="minorHAnsi" w:cstheme="minorHAnsi"/>
                <w:b w:val="0"/>
                <w:sz w:val="21"/>
                <w:szCs w:val="21"/>
              </w:rPr>
              <w:t>Universal life insurance</w:t>
            </w:r>
          </w:p>
        </w:tc>
        <w:tc>
          <w:tcPr>
            <w:tcW w:w="1403" w:type="dxa"/>
          </w:tcPr>
          <w:p w14:paraId="32D8B0C7"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3E028D12"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0515FF17"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6E0BA8DE"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02EAD006" w14:textId="09968226"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053B198D"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r>
      <w:tr w:rsidR="00822AB4" w:rsidRPr="00FB19D4" w14:paraId="7E37ABA2" w14:textId="77777777" w:rsidTr="00822AB4">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2539" w:type="dxa"/>
          </w:tcPr>
          <w:p w14:paraId="1BF623C5" w14:textId="77777777" w:rsidR="00822AB4" w:rsidRPr="00FB19D4" w:rsidRDefault="00822AB4" w:rsidP="00E95259">
            <w:pPr>
              <w:rPr>
                <w:rFonts w:asciiTheme="minorHAnsi" w:hAnsiTheme="minorHAnsi" w:cstheme="minorHAnsi"/>
                <w:b w:val="0"/>
                <w:sz w:val="21"/>
                <w:szCs w:val="21"/>
              </w:rPr>
            </w:pPr>
            <w:r w:rsidRPr="00FB19D4">
              <w:rPr>
                <w:rFonts w:asciiTheme="minorHAnsi" w:hAnsiTheme="minorHAnsi" w:cstheme="minorHAnsi"/>
                <w:b w:val="0"/>
                <w:sz w:val="21"/>
                <w:szCs w:val="21"/>
              </w:rPr>
              <w:t>Term life insurance</w:t>
            </w:r>
          </w:p>
        </w:tc>
        <w:tc>
          <w:tcPr>
            <w:tcW w:w="1403" w:type="dxa"/>
          </w:tcPr>
          <w:p w14:paraId="4CC6F12A"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071EC5BB"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52DC7BDE"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3379B690"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429458DF" w14:textId="505A4E46"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502236DB"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r>
      <w:tr w:rsidR="00822AB4" w:rsidRPr="00FB19D4" w14:paraId="1C8F83A2" w14:textId="77777777" w:rsidTr="00822AB4">
        <w:trPr>
          <w:cnfStyle w:val="000000010000" w:firstRow="0" w:lastRow="0" w:firstColumn="0" w:lastColumn="0" w:oddVBand="0" w:evenVBand="0" w:oddHBand="0" w:evenHBand="1"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539" w:type="dxa"/>
          </w:tcPr>
          <w:p w14:paraId="38C06528" w14:textId="77777777" w:rsidR="00822AB4" w:rsidRPr="00FB19D4" w:rsidRDefault="00822AB4" w:rsidP="00E95259">
            <w:pPr>
              <w:rPr>
                <w:rFonts w:asciiTheme="minorHAnsi" w:hAnsiTheme="minorHAnsi" w:cstheme="minorHAnsi"/>
                <w:b w:val="0"/>
                <w:sz w:val="21"/>
                <w:szCs w:val="21"/>
              </w:rPr>
            </w:pPr>
            <w:r w:rsidRPr="00FB19D4">
              <w:rPr>
                <w:rFonts w:asciiTheme="minorHAnsi" w:hAnsiTheme="minorHAnsi" w:cstheme="minorHAnsi"/>
                <w:b w:val="0"/>
                <w:sz w:val="21"/>
                <w:szCs w:val="21"/>
              </w:rPr>
              <w:t>Critical illness insurance</w:t>
            </w:r>
          </w:p>
        </w:tc>
        <w:tc>
          <w:tcPr>
            <w:tcW w:w="1403" w:type="dxa"/>
          </w:tcPr>
          <w:p w14:paraId="47F57A62"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2F64ED0D"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7053CE27"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1EDFD37F"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4DE6D155" w14:textId="5F5D71B3"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2AF979E7"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r>
      <w:tr w:rsidR="00822AB4" w:rsidRPr="00FB19D4" w14:paraId="02A4A863" w14:textId="77777777" w:rsidTr="00822AB4">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2539" w:type="dxa"/>
          </w:tcPr>
          <w:p w14:paraId="48B9AA94" w14:textId="1F7E13F7" w:rsidR="00822AB4" w:rsidRPr="00FB19D4" w:rsidRDefault="008842E5" w:rsidP="00E95259">
            <w:pPr>
              <w:rPr>
                <w:rFonts w:asciiTheme="minorHAnsi" w:hAnsiTheme="minorHAnsi" w:cstheme="minorHAnsi"/>
                <w:b w:val="0"/>
                <w:sz w:val="21"/>
                <w:szCs w:val="21"/>
              </w:rPr>
            </w:pPr>
            <w:r w:rsidRPr="00FB19D4">
              <w:rPr>
                <w:rFonts w:asciiTheme="minorHAnsi" w:hAnsiTheme="minorHAnsi" w:cstheme="minorHAnsi"/>
                <w:b w:val="0"/>
                <w:sz w:val="21"/>
                <w:szCs w:val="21"/>
              </w:rPr>
              <w:t>Long</w:t>
            </w:r>
            <w:r>
              <w:rPr>
                <w:rFonts w:asciiTheme="minorHAnsi" w:hAnsiTheme="minorHAnsi" w:cstheme="minorHAnsi"/>
                <w:b w:val="0"/>
                <w:sz w:val="21"/>
                <w:szCs w:val="21"/>
              </w:rPr>
              <w:t>-</w:t>
            </w:r>
            <w:r w:rsidR="00822AB4" w:rsidRPr="00FB19D4">
              <w:rPr>
                <w:rFonts w:asciiTheme="minorHAnsi" w:hAnsiTheme="minorHAnsi" w:cstheme="minorHAnsi"/>
                <w:b w:val="0"/>
                <w:sz w:val="21"/>
                <w:szCs w:val="21"/>
              </w:rPr>
              <w:t>term</w:t>
            </w:r>
            <w:r w:rsidR="005A0D0D">
              <w:rPr>
                <w:rFonts w:asciiTheme="minorHAnsi" w:hAnsiTheme="minorHAnsi" w:cstheme="minorHAnsi"/>
                <w:b w:val="0"/>
                <w:sz w:val="21"/>
                <w:szCs w:val="21"/>
              </w:rPr>
              <w:t xml:space="preserve"> care</w:t>
            </w:r>
            <w:r w:rsidR="00822AB4" w:rsidRPr="00FB19D4">
              <w:rPr>
                <w:rFonts w:asciiTheme="minorHAnsi" w:hAnsiTheme="minorHAnsi" w:cstheme="minorHAnsi"/>
                <w:b w:val="0"/>
                <w:sz w:val="21"/>
                <w:szCs w:val="21"/>
              </w:rPr>
              <w:t xml:space="preserve"> insurance</w:t>
            </w:r>
          </w:p>
        </w:tc>
        <w:tc>
          <w:tcPr>
            <w:tcW w:w="1403" w:type="dxa"/>
          </w:tcPr>
          <w:p w14:paraId="15D1C99C"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2C3010FB"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0092BC81"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1469D8CA"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4B084693" w14:textId="0BC15F18"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178843A1"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r>
      <w:tr w:rsidR="00822AB4" w:rsidRPr="00FB19D4" w14:paraId="1723EB65" w14:textId="77777777" w:rsidTr="00822AB4">
        <w:trPr>
          <w:cnfStyle w:val="000000010000" w:firstRow="0" w:lastRow="0" w:firstColumn="0" w:lastColumn="0" w:oddVBand="0" w:evenVBand="0" w:oddHBand="0" w:evenHBand="1"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2539" w:type="dxa"/>
          </w:tcPr>
          <w:p w14:paraId="01DC8C21" w14:textId="77777777" w:rsidR="00822AB4" w:rsidRPr="00FB19D4" w:rsidRDefault="00822AB4" w:rsidP="00E95259">
            <w:pPr>
              <w:rPr>
                <w:rFonts w:asciiTheme="minorHAnsi" w:hAnsiTheme="minorHAnsi" w:cstheme="minorHAnsi"/>
                <w:b w:val="0"/>
                <w:sz w:val="21"/>
                <w:szCs w:val="21"/>
              </w:rPr>
            </w:pPr>
            <w:r w:rsidRPr="00FB19D4">
              <w:rPr>
                <w:rFonts w:asciiTheme="minorHAnsi" w:hAnsiTheme="minorHAnsi" w:cstheme="minorHAnsi"/>
                <w:b w:val="0"/>
                <w:sz w:val="21"/>
                <w:szCs w:val="21"/>
              </w:rPr>
              <w:t>Disability insurance</w:t>
            </w:r>
          </w:p>
        </w:tc>
        <w:tc>
          <w:tcPr>
            <w:tcW w:w="1403" w:type="dxa"/>
          </w:tcPr>
          <w:p w14:paraId="04F86DE8"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499D17AB"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41591183"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2E631723"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2AA1C93A" w14:textId="3BAE7248"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1BB17B4E"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r>
      <w:tr w:rsidR="00822AB4" w:rsidRPr="00FB19D4" w14:paraId="40121878" w14:textId="77777777" w:rsidTr="00822AB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539" w:type="dxa"/>
          </w:tcPr>
          <w:p w14:paraId="580A4773" w14:textId="77777777" w:rsidR="00822AB4" w:rsidRPr="00FB19D4" w:rsidRDefault="00822AB4" w:rsidP="00E95259">
            <w:pPr>
              <w:rPr>
                <w:rFonts w:asciiTheme="minorHAnsi" w:hAnsiTheme="minorHAnsi" w:cstheme="minorHAnsi"/>
                <w:b w:val="0"/>
                <w:sz w:val="21"/>
                <w:szCs w:val="21"/>
              </w:rPr>
            </w:pPr>
            <w:r w:rsidRPr="00FB19D4">
              <w:rPr>
                <w:rFonts w:asciiTheme="minorHAnsi" w:hAnsiTheme="minorHAnsi" w:cstheme="minorHAnsi"/>
                <w:b w:val="0"/>
                <w:sz w:val="21"/>
                <w:szCs w:val="21"/>
              </w:rPr>
              <w:t>Personal health insurance</w:t>
            </w:r>
          </w:p>
        </w:tc>
        <w:tc>
          <w:tcPr>
            <w:tcW w:w="1403" w:type="dxa"/>
          </w:tcPr>
          <w:p w14:paraId="1D63E4BD"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1C4AF7F6"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0A26E8D3"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5CBF43C0"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03174EEB" w14:textId="2A7B7188"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303B49D7"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r>
      <w:tr w:rsidR="00822AB4" w:rsidRPr="00FB19D4" w14:paraId="3F2211BD" w14:textId="77777777" w:rsidTr="00822AB4">
        <w:trPr>
          <w:cnfStyle w:val="000000010000" w:firstRow="0" w:lastRow="0" w:firstColumn="0" w:lastColumn="0" w:oddVBand="0" w:evenVBand="0" w:oddHBand="0" w:evenHBand="1"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2539" w:type="dxa"/>
          </w:tcPr>
          <w:p w14:paraId="11417F93" w14:textId="77777777" w:rsidR="00822AB4" w:rsidRPr="00FB19D4" w:rsidRDefault="00822AB4" w:rsidP="00E95259">
            <w:pPr>
              <w:rPr>
                <w:rFonts w:asciiTheme="minorHAnsi" w:hAnsiTheme="minorHAnsi" w:cstheme="minorHAnsi"/>
                <w:b w:val="0"/>
                <w:sz w:val="21"/>
                <w:szCs w:val="21"/>
              </w:rPr>
            </w:pPr>
            <w:r w:rsidRPr="00FB19D4">
              <w:rPr>
                <w:rFonts w:asciiTheme="minorHAnsi" w:hAnsiTheme="minorHAnsi" w:cstheme="minorHAnsi"/>
                <w:b w:val="0"/>
                <w:sz w:val="21"/>
                <w:szCs w:val="21"/>
              </w:rPr>
              <w:t>High interest savings account</w:t>
            </w:r>
          </w:p>
        </w:tc>
        <w:tc>
          <w:tcPr>
            <w:tcW w:w="1403" w:type="dxa"/>
          </w:tcPr>
          <w:p w14:paraId="18C7E4ED"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47A60641"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5825F5EB"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29DAF7E7"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474AC142" w14:textId="3096F252"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19E4CC0F"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r>
      <w:tr w:rsidR="00822AB4" w:rsidRPr="00FB19D4" w14:paraId="60F2F2ED" w14:textId="77777777" w:rsidTr="00822AB4">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2539" w:type="dxa"/>
          </w:tcPr>
          <w:p w14:paraId="190F4EA3" w14:textId="77777777" w:rsidR="00822AB4" w:rsidRPr="00FB19D4" w:rsidRDefault="00822AB4" w:rsidP="00E95259">
            <w:pPr>
              <w:rPr>
                <w:rFonts w:asciiTheme="minorHAnsi" w:hAnsiTheme="minorHAnsi" w:cstheme="minorHAnsi"/>
                <w:b w:val="0"/>
                <w:sz w:val="21"/>
                <w:szCs w:val="21"/>
              </w:rPr>
            </w:pPr>
            <w:r w:rsidRPr="00FB19D4">
              <w:rPr>
                <w:rFonts w:asciiTheme="minorHAnsi" w:hAnsiTheme="minorHAnsi" w:cstheme="minorHAnsi"/>
                <w:b w:val="0"/>
                <w:sz w:val="21"/>
                <w:szCs w:val="21"/>
              </w:rPr>
              <w:t>Guaranteed investment certificate (GIC)</w:t>
            </w:r>
          </w:p>
        </w:tc>
        <w:tc>
          <w:tcPr>
            <w:tcW w:w="1403" w:type="dxa"/>
          </w:tcPr>
          <w:p w14:paraId="7B4887EC"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2893583B"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25EA65D7"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503D28FE"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37AC8DB3" w14:textId="506510AA"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71C4E3B1"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r>
      <w:tr w:rsidR="00822AB4" w:rsidRPr="00FB19D4" w14:paraId="26BFFCB7" w14:textId="77777777" w:rsidTr="00822AB4">
        <w:trPr>
          <w:cnfStyle w:val="000000010000" w:firstRow="0" w:lastRow="0" w:firstColumn="0" w:lastColumn="0" w:oddVBand="0" w:evenVBand="0" w:oddHBand="0" w:evenHBand="1"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2539" w:type="dxa"/>
          </w:tcPr>
          <w:p w14:paraId="2DE36999" w14:textId="77777777" w:rsidR="00822AB4" w:rsidRPr="00FB19D4" w:rsidRDefault="00822AB4" w:rsidP="00E95259">
            <w:pPr>
              <w:rPr>
                <w:rFonts w:cstheme="minorHAnsi"/>
                <w:bCs w:val="0"/>
                <w:sz w:val="21"/>
                <w:szCs w:val="21"/>
              </w:rPr>
            </w:pPr>
            <w:r w:rsidRPr="00FB19D4">
              <w:rPr>
                <w:rFonts w:asciiTheme="minorHAnsi" w:hAnsiTheme="minorHAnsi" w:cstheme="minorHAnsi"/>
                <w:b w:val="0"/>
                <w:sz w:val="21"/>
                <w:szCs w:val="21"/>
              </w:rPr>
              <w:t xml:space="preserve">Insurance GIC </w:t>
            </w:r>
          </w:p>
          <w:p w14:paraId="635E4F21" w14:textId="3818E3AE" w:rsidR="00822AB4" w:rsidRPr="00FB19D4" w:rsidRDefault="00822AB4" w:rsidP="00E95259">
            <w:pPr>
              <w:rPr>
                <w:rFonts w:asciiTheme="minorHAnsi" w:hAnsiTheme="minorHAnsi" w:cstheme="minorHAnsi"/>
                <w:b w:val="0"/>
                <w:sz w:val="21"/>
                <w:szCs w:val="21"/>
              </w:rPr>
            </w:pPr>
            <w:r w:rsidRPr="00FB19D4">
              <w:rPr>
                <w:rFonts w:asciiTheme="minorHAnsi" w:hAnsiTheme="minorHAnsi" w:cstheme="minorHAnsi"/>
                <w:b w:val="0"/>
                <w:sz w:val="21"/>
                <w:szCs w:val="21"/>
              </w:rPr>
              <w:t>(Accumulation annuity)</w:t>
            </w:r>
          </w:p>
        </w:tc>
        <w:tc>
          <w:tcPr>
            <w:tcW w:w="1403" w:type="dxa"/>
          </w:tcPr>
          <w:p w14:paraId="340E8772"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2C6EEDD1"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56A25BBE"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09123D22"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36A636C1" w14:textId="555A6CF1"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218F5D10"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r>
      <w:tr w:rsidR="00822AB4" w:rsidRPr="00FB19D4" w14:paraId="4DAE5251" w14:textId="77777777" w:rsidTr="00822AB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539" w:type="dxa"/>
          </w:tcPr>
          <w:p w14:paraId="2E4EAEF4" w14:textId="77777777" w:rsidR="00822AB4" w:rsidRPr="00FB19D4" w:rsidRDefault="00822AB4" w:rsidP="00E95259">
            <w:pPr>
              <w:rPr>
                <w:rFonts w:asciiTheme="minorHAnsi" w:hAnsiTheme="minorHAnsi" w:cstheme="minorHAnsi"/>
                <w:b w:val="0"/>
                <w:sz w:val="21"/>
                <w:szCs w:val="21"/>
              </w:rPr>
            </w:pPr>
            <w:r w:rsidRPr="00FB19D4">
              <w:rPr>
                <w:rFonts w:asciiTheme="minorHAnsi" w:hAnsiTheme="minorHAnsi" w:cstheme="minorHAnsi"/>
                <w:b w:val="0"/>
                <w:sz w:val="21"/>
                <w:szCs w:val="21"/>
              </w:rPr>
              <w:t>Mutual funds</w:t>
            </w:r>
          </w:p>
        </w:tc>
        <w:tc>
          <w:tcPr>
            <w:tcW w:w="1403" w:type="dxa"/>
          </w:tcPr>
          <w:p w14:paraId="1B9AA281"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1658FCDE"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6383A744"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306D802D"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6EE9877E" w14:textId="1BC00431"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0FFFEB7B"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r>
      <w:tr w:rsidR="00822AB4" w:rsidRPr="00FB19D4" w14:paraId="16F9E005" w14:textId="77777777" w:rsidTr="00822AB4">
        <w:trPr>
          <w:cnfStyle w:val="000000010000" w:firstRow="0" w:lastRow="0" w:firstColumn="0" w:lastColumn="0" w:oddVBand="0" w:evenVBand="0" w:oddHBand="0" w:evenHBand="1"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2539" w:type="dxa"/>
          </w:tcPr>
          <w:p w14:paraId="3398D9A0" w14:textId="77777777" w:rsidR="00822AB4" w:rsidRPr="00FB19D4" w:rsidRDefault="00822AB4" w:rsidP="00E95259">
            <w:pPr>
              <w:rPr>
                <w:rFonts w:asciiTheme="minorHAnsi" w:hAnsiTheme="minorHAnsi" w:cstheme="minorHAnsi"/>
                <w:b w:val="0"/>
                <w:sz w:val="21"/>
                <w:szCs w:val="21"/>
              </w:rPr>
            </w:pPr>
            <w:r w:rsidRPr="00FB19D4">
              <w:rPr>
                <w:rFonts w:asciiTheme="minorHAnsi" w:hAnsiTheme="minorHAnsi" w:cstheme="minorHAnsi"/>
                <w:b w:val="0"/>
                <w:sz w:val="21"/>
                <w:szCs w:val="21"/>
              </w:rPr>
              <w:t xml:space="preserve">Segregated funds/Guaranteed Investment Funds </w:t>
            </w:r>
          </w:p>
        </w:tc>
        <w:tc>
          <w:tcPr>
            <w:tcW w:w="1403" w:type="dxa"/>
          </w:tcPr>
          <w:p w14:paraId="09E18DB2"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2D058C7A"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4D2695D6"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370ADD4F"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48EB019B" w14:textId="73DB16E9"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7AA9769D"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r>
      <w:tr w:rsidR="00822AB4" w:rsidRPr="00FB19D4" w14:paraId="5668F7B9" w14:textId="77777777" w:rsidTr="00822AB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539" w:type="dxa"/>
          </w:tcPr>
          <w:p w14:paraId="0B13CC8D" w14:textId="77777777" w:rsidR="00822AB4" w:rsidRPr="00FB19D4" w:rsidRDefault="00822AB4" w:rsidP="00E95259">
            <w:pPr>
              <w:rPr>
                <w:rFonts w:asciiTheme="minorHAnsi" w:hAnsiTheme="minorHAnsi" w:cstheme="minorHAnsi"/>
                <w:b w:val="0"/>
                <w:sz w:val="21"/>
                <w:szCs w:val="21"/>
              </w:rPr>
            </w:pPr>
            <w:r w:rsidRPr="00FB19D4">
              <w:rPr>
                <w:rFonts w:asciiTheme="minorHAnsi" w:hAnsiTheme="minorHAnsi" w:cstheme="minorHAnsi"/>
                <w:b w:val="0"/>
                <w:sz w:val="21"/>
                <w:szCs w:val="21"/>
              </w:rPr>
              <w:t>Exchange traded funds (ETFs)</w:t>
            </w:r>
          </w:p>
        </w:tc>
        <w:tc>
          <w:tcPr>
            <w:tcW w:w="1403" w:type="dxa"/>
          </w:tcPr>
          <w:p w14:paraId="119B018F"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0297979B"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630C5A7C"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3BDBC0F6"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0C9FC1D2" w14:textId="36D8F27F"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67DB44B8"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r>
      <w:tr w:rsidR="00822AB4" w:rsidRPr="00FB19D4" w14:paraId="2DCCE1A1" w14:textId="77777777" w:rsidTr="00822AB4">
        <w:trPr>
          <w:cnfStyle w:val="000000010000" w:firstRow="0" w:lastRow="0" w:firstColumn="0" w:lastColumn="0" w:oddVBand="0" w:evenVBand="0" w:oddHBand="0" w:evenHBand="1"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2539" w:type="dxa"/>
          </w:tcPr>
          <w:p w14:paraId="13F4614E" w14:textId="77777777" w:rsidR="00822AB4" w:rsidRPr="00FB19D4" w:rsidRDefault="00822AB4" w:rsidP="00E95259">
            <w:pPr>
              <w:rPr>
                <w:rFonts w:asciiTheme="minorHAnsi" w:hAnsiTheme="minorHAnsi" w:cstheme="minorHAnsi"/>
                <w:b w:val="0"/>
                <w:sz w:val="21"/>
                <w:szCs w:val="21"/>
              </w:rPr>
            </w:pPr>
            <w:r w:rsidRPr="00FB19D4">
              <w:rPr>
                <w:rFonts w:asciiTheme="minorHAnsi" w:hAnsiTheme="minorHAnsi" w:cstheme="minorHAnsi"/>
                <w:b w:val="0"/>
                <w:sz w:val="21"/>
                <w:szCs w:val="21"/>
              </w:rPr>
              <w:t>Individual stocks</w:t>
            </w:r>
          </w:p>
        </w:tc>
        <w:tc>
          <w:tcPr>
            <w:tcW w:w="1403" w:type="dxa"/>
          </w:tcPr>
          <w:p w14:paraId="2145B2CC"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09E8FE33"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2AFB2027"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5A16783C"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4A6CA5F2" w14:textId="78867A80"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45271054"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r>
      <w:tr w:rsidR="00822AB4" w:rsidRPr="00FB19D4" w14:paraId="39AB23E9" w14:textId="77777777" w:rsidTr="00822AB4">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2539" w:type="dxa"/>
          </w:tcPr>
          <w:p w14:paraId="27F8AC04" w14:textId="77777777" w:rsidR="00822AB4" w:rsidRPr="00FB19D4" w:rsidRDefault="00822AB4" w:rsidP="00E95259">
            <w:pPr>
              <w:rPr>
                <w:rFonts w:asciiTheme="minorHAnsi" w:hAnsiTheme="minorHAnsi" w:cstheme="minorHAnsi"/>
                <w:b w:val="0"/>
                <w:sz w:val="21"/>
                <w:szCs w:val="21"/>
              </w:rPr>
            </w:pPr>
            <w:r w:rsidRPr="00FB19D4">
              <w:rPr>
                <w:rFonts w:asciiTheme="minorHAnsi" w:hAnsiTheme="minorHAnsi" w:cstheme="minorHAnsi"/>
                <w:b w:val="0"/>
                <w:sz w:val="21"/>
                <w:szCs w:val="21"/>
              </w:rPr>
              <w:t>Individual bonds</w:t>
            </w:r>
          </w:p>
        </w:tc>
        <w:tc>
          <w:tcPr>
            <w:tcW w:w="1403" w:type="dxa"/>
          </w:tcPr>
          <w:p w14:paraId="09EBD6B8"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37990C56"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3B7D7A81"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0BC1804D"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057B21A0" w14:textId="2B0F79D4"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5FC5BD8E"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r>
      <w:tr w:rsidR="008169AE" w:rsidRPr="00FB19D4" w14:paraId="61CD0F22" w14:textId="77777777" w:rsidTr="00822AB4">
        <w:trPr>
          <w:cnfStyle w:val="000000010000" w:firstRow="0" w:lastRow="0" w:firstColumn="0" w:lastColumn="0" w:oddVBand="0" w:evenVBand="0" w:oddHBand="0" w:evenHBand="1"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2539" w:type="dxa"/>
          </w:tcPr>
          <w:p w14:paraId="7DD1355D" w14:textId="6EED47FD" w:rsidR="008169AE" w:rsidRPr="002B06F3" w:rsidRDefault="008169AE" w:rsidP="00E95259">
            <w:pPr>
              <w:rPr>
                <w:rFonts w:asciiTheme="minorHAnsi" w:hAnsiTheme="minorHAnsi" w:cstheme="minorHAnsi"/>
                <w:b w:val="0"/>
                <w:bCs w:val="0"/>
                <w:sz w:val="21"/>
                <w:szCs w:val="21"/>
              </w:rPr>
            </w:pPr>
            <w:r w:rsidRPr="002B06F3">
              <w:rPr>
                <w:rFonts w:asciiTheme="minorHAnsi" w:hAnsiTheme="minorHAnsi" w:cstheme="minorHAnsi"/>
                <w:b w:val="0"/>
                <w:bCs w:val="0"/>
                <w:sz w:val="21"/>
                <w:szCs w:val="21"/>
              </w:rPr>
              <w:t xml:space="preserve">(Socially) </w:t>
            </w:r>
            <w:r w:rsidR="00B17564" w:rsidRPr="002B06F3">
              <w:rPr>
                <w:rFonts w:asciiTheme="minorHAnsi" w:hAnsiTheme="minorHAnsi" w:cstheme="minorHAnsi"/>
                <w:b w:val="0"/>
                <w:bCs w:val="0"/>
                <w:sz w:val="21"/>
                <w:szCs w:val="21"/>
              </w:rPr>
              <w:t>R</w:t>
            </w:r>
            <w:r w:rsidRPr="002B06F3">
              <w:rPr>
                <w:rFonts w:asciiTheme="minorHAnsi" w:hAnsiTheme="minorHAnsi" w:cstheme="minorHAnsi"/>
                <w:b w:val="0"/>
                <w:bCs w:val="0"/>
                <w:sz w:val="21"/>
                <w:szCs w:val="21"/>
              </w:rPr>
              <w:t>esponsible Investments (SRI/RIs)</w:t>
            </w:r>
          </w:p>
        </w:tc>
        <w:tc>
          <w:tcPr>
            <w:tcW w:w="1403" w:type="dxa"/>
          </w:tcPr>
          <w:p w14:paraId="5DF92586" w14:textId="77777777" w:rsidR="008169AE" w:rsidRPr="00FB19D4" w:rsidRDefault="008169AE"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3A215F85" w14:textId="77777777" w:rsidR="008169AE" w:rsidRPr="00FB19D4" w:rsidRDefault="008169AE"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2D5A42FD" w14:textId="77777777" w:rsidR="008169AE" w:rsidRPr="00FB19D4" w:rsidRDefault="008169AE"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7AC8BD4C" w14:textId="77777777" w:rsidR="008169AE" w:rsidRPr="00FB19D4" w:rsidRDefault="008169AE"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02130134" w14:textId="77777777" w:rsidR="008169AE" w:rsidRPr="00FB19D4" w:rsidRDefault="008169AE"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2E21CD48" w14:textId="77777777" w:rsidR="008169AE" w:rsidRPr="00FB19D4" w:rsidRDefault="008169AE"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r>
      <w:tr w:rsidR="00822AB4" w:rsidRPr="00FB19D4" w14:paraId="327F29C9" w14:textId="77777777" w:rsidTr="00822AB4">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539" w:type="dxa"/>
          </w:tcPr>
          <w:p w14:paraId="758D64C7" w14:textId="77777777" w:rsidR="00822AB4" w:rsidRPr="00FB19D4" w:rsidRDefault="00822AB4" w:rsidP="00E95259">
            <w:pPr>
              <w:rPr>
                <w:rFonts w:asciiTheme="minorHAnsi" w:hAnsiTheme="minorHAnsi" w:cstheme="minorHAnsi"/>
                <w:b w:val="0"/>
                <w:sz w:val="21"/>
                <w:szCs w:val="21"/>
              </w:rPr>
            </w:pPr>
            <w:r w:rsidRPr="00FB19D4">
              <w:rPr>
                <w:rFonts w:asciiTheme="minorHAnsi" w:hAnsiTheme="minorHAnsi" w:cstheme="minorHAnsi"/>
                <w:b w:val="0"/>
                <w:sz w:val="21"/>
                <w:szCs w:val="21"/>
              </w:rPr>
              <w:t>Life (payout) annuity</w:t>
            </w:r>
          </w:p>
        </w:tc>
        <w:tc>
          <w:tcPr>
            <w:tcW w:w="1403" w:type="dxa"/>
          </w:tcPr>
          <w:p w14:paraId="4C601CE7"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1E41B871"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1B7148FF"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24955D5D"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5A4D7774" w14:textId="1963CBFD"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c>
          <w:tcPr>
            <w:tcW w:w="1404" w:type="dxa"/>
          </w:tcPr>
          <w:p w14:paraId="68EC8404" w14:textId="77777777" w:rsidR="00822AB4" w:rsidRPr="00FB19D4" w:rsidRDefault="00822AB4" w:rsidP="00F84DC2">
            <w:pPr>
              <w:pStyle w:val="ListParagraph"/>
              <w:numPr>
                <w:ilvl w:val="0"/>
                <w:numId w:val="11"/>
              </w:numPr>
              <w:jc w:val="center"/>
              <w:cnfStyle w:val="000000100000" w:firstRow="0" w:lastRow="0" w:firstColumn="0" w:lastColumn="0" w:oddVBand="0" w:evenVBand="0" w:oddHBand="1" w:evenHBand="0" w:firstRowFirstColumn="0" w:firstRowLastColumn="0" w:lastRowFirstColumn="0" w:lastRowLastColumn="0"/>
              <w:rPr>
                <w:rFonts w:cstheme="minorHAnsi"/>
                <w:sz w:val="21"/>
                <w:szCs w:val="21"/>
              </w:rPr>
            </w:pPr>
          </w:p>
        </w:tc>
      </w:tr>
      <w:tr w:rsidR="00822AB4" w:rsidRPr="00FB19D4" w14:paraId="66EBED0C" w14:textId="77777777" w:rsidTr="00822AB4">
        <w:trPr>
          <w:cnfStyle w:val="000000010000" w:firstRow="0" w:lastRow="0" w:firstColumn="0" w:lastColumn="0" w:oddVBand="0" w:evenVBand="0" w:oddHBand="0" w:evenHBand="1"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2539" w:type="dxa"/>
          </w:tcPr>
          <w:p w14:paraId="5372D0F8" w14:textId="77777777" w:rsidR="00822AB4" w:rsidRPr="00FB19D4" w:rsidRDefault="00822AB4" w:rsidP="00E95259">
            <w:pPr>
              <w:rPr>
                <w:rFonts w:asciiTheme="minorHAnsi" w:hAnsiTheme="minorHAnsi" w:cstheme="minorHAnsi"/>
                <w:b w:val="0"/>
                <w:sz w:val="21"/>
                <w:szCs w:val="21"/>
              </w:rPr>
            </w:pPr>
            <w:r w:rsidRPr="00FB19D4">
              <w:rPr>
                <w:rFonts w:asciiTheme="minorHAnsi" w:hAnsiTheme="minorHAnsi" w:cstheme="minorHAnsi"/>
                <w:b w:val="0"/>
                <w:sz w:val="21"/>
                <w:szCs w:val="21"/>
              </w:rPr>
              <w:t>Term certain annuity</w:t>
            </w:r>
          </w:p>
        </w:tc>
        <w:tc>
          <w:tcPr>
            <w:tcW w:w="1403" w:type="dxa"/>
          </w:tcPr>
          <w:p w14:paraId="76C7A8D6"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64A5056A"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72F2625B"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4ABF8E2F"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29CD8E19" w14:textId="112B71F5"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c>
          <w:tcPr>
            <w:tcW w:w="1404" w:type="dxa"/>
          </w:tcPr>
          <w:p w14:paraId="4DD11FB6" w14:textId="77777777" w:rsidR="00822AB4" w:rsidRPr="00FB19D4" w:rsidRDefault="00822AB4" w:rsidP="00F84DC2">
            <w:pPr>
              <w:pStyle w:val="ListParagraph"/>
              <w:numPr>
                <w:ilvl w:val="0"/>
                <w:numId w:val="11"/>
              </w:numPr>
              <w:jc w:val="center"/>
              <w:cnfStyle w:val="000000010000" w:firstRow="0" w:lastRow="0" w:firstColumn="0" w:lastColumn="0" w:oddVBand="0" w:evenVBand="0" w:oddHBand="0" w:evenHBand="1" w:firstRowFirstColumn="0" w:firstRowLastColumn="0" w:lastRowFirstColumn="0" w:lastRowLastColumn="0"/>
              <w:rPr>
                <w:rFonts w:cstheme="minorHAnsi"/>
                <w:sz w:val="21"/>
                <w:szCs w:val="21"/>
              </w:rPr>
            </w:pPr>
          </w:p>
        </w:tc>
      </w:tr>
    </w:tbl>
    <w:p w14:paraId="5CEBBC9F" w14:textId="77777777" w:rsidR="00F10144" w:rsidRPr="00FB19D4" w:rsidRDefault="00F10144" w:rsidP="00E95259">
      <w:pPr>
        <w:spacing w:after="0" w:line="240" w:lineRule="auto"/>
        <w:rPr>
          <w:sz w:val="21"/>
          <w:szCs w:val="21"/>
        </w:rPr>
      </w:pPr>
    </w:p>
    <w:p w14:paraId="59871616" w14:textId="7ADBD6A4" w:rsidR="00E55F94" w:rsidRPr="00FB19D4" w:rsidRDefault="00E55F94" w:rsidP="00F84DC2">
      <w:pPr>
        <w:pStyle w:val="CommentText"/>
        <w:numPr>
          <w:ilvl w:val="0"/>
          <w:numId w:val="6"/>
        </w:numPr>
        <w:spacing w:after="0"/>
        <w:rPr>
          <w:rFonts w:asciiTheme="minorHAnsi" w:hAnsiTheme="minorHAnsi" w:cs="Arial"/>
          <w:sz w:val="21"/>
          <w:szCs w:val="21"/>
        </w:rPr>
      </w:pPr>
      <w:r w:rsidRPr="00FB19D4">
        <w:rPr>
          <w:rFonts w:asciiTheme="minorHAnsi" w:hAnsiTheme="minorHAnsi" w:cs="Arial"/>
          <w:sz w:val="21"/>
          <w:szCs w:val="21"/>
        </w:rPr>
        <w:t xml:space="preserve">Thinking about your personal investments, how do you manage </w:t>
      </w:r>
      <w:r w:rsidRPr="00FB19D4">
        <w:rPr>
          <w:rFonts w:asciiTheme="minorHAnsi" w:hAnsiTheme="minorHAnsi" w:cs="Arial"/>
          <w:b/>
          <w:sz w:val="21"/>
          <w:szCs w:val="21"/>
        </w:rPr>
        <w:t>the majority of</w:t>
      </w:r>
      <w:r w:rsidRPr="00FB19D4">
        <w:rPr>
          <w:rFonts w:asciiTheme="minorHAnsi" w:hAnsiTheme="minorHAnsi" w:cs="Arial"/>
          <w:sz w:val="21"/>
          <w:szCs w:val="21"/>
        </w:rPr>
        <w:t xml:space="preserve"> your personal investment portfolio? Do you manage most of your personal portfolio via</w:t>
      </w:r>
      <w:r w:rsidR="00822AB4" w:rsidRPr="00FB19D4">
        <w:rPr>
          <w:rFonts w:asciiTheme="minorHAnsi" w:hAnsiTheme="minorHAnsi" w:cs="Arial"/>
          <w:sz w:val="21"/>
          <w:szCs w:val="21"/>
        </w:rPr>
        <w:t>…</w:t>
      </w:r>
      <w:r w:rsidRPr="00FB19D4">
        <w:rPr>
          <w:rFonts w:asciiTheme="minorHAnsi" w:hAnsiTheme="minorHAnsi" w:cs="Arial"/>
          <w:sz w:val="21"/>
          <w:szCs w:val="21"/>
        </w:rPr>
        <w:t>?</w:t>
      </w:r>
      <w:r w:rsidR="007B5055" w:rsidRPr="00FB19D4">
        <w:rPr>
          <w:rFonts w:asciiTheme="minorHAnsi" w:hAnsiTheme="minorHAnsi" w:cs="Arial"/>
          <w:sz w:val="21"/>
          <w:szCs w:val="21"/>
        </w:rPr>
        <w:t xml:space="preserve"> [SELECT ONE]</w:t>
      </w:r>
    </w:p>
    <w:p w14:paraId="03B0D7BD" w14:textId="05D72D41" w:rsidR="007B5055" w:rsidRPr="00FB19D4" w:rsidRDefault="007B5055" w:rsidP="00F84DC2">
      <w:pPr>
        <w:pStyle w:val="CommentText"/>
        <w:numPr>
          <w:ilvl w:val="0"/>
          <w:numId w:val="37"/>
        </w:numPr>
        <w:spacing w:after="0"/>
        <w:rPr>
          <w:rFonts w:asciiTheme="minorHAnsi" w:hAnsiTheme="minorHAnsi" w:cs="Arial"/>
          <w:sz w:val="21"/>
          <w:szCs w:val="21"/>
        </w:rPr>
      </w:pPr>
      <w:r w:rsidRPr="00FB19D4">
        <w:rPr>
          <w:rFonts w:asciiTheme="minorHAnsi" w:hAnsiTheme="minorHAnsi" w:cs="Arial"/>
          <w:sz w:val="21"/>
          <w:szCs w:val="21"/>
        </w:rPr>
        <w:t xml:space="preserve">Investment </w:t>
      </w:r>
      <w:r w:rsidR="008842E5">
        <w:rPr>
          <w:rFonts w:asciiTheme="minorHAnsi" w:hAnsiTheme="minorHAnsi" w:cs="Arial"/>
          <w:sz w:val="21"/>
          <w:szCs w:val="21"/>
        </w:rPr>
        <w:t>advisor</w:t>
      </w:r>
      <w:r w:rsidRPr="00FB19D4">
        <w:rPr>
          <w:rFonts w:asciiTheme="minorHAnsi" w:hAnsiTheme="minorHAnsi" w:cs="Arial"/>
          <w:sz w:val="21"/>
          <w:szCs w:val="21"/>
        </w:rPr>
        <w:t>/financial advisor at your bank or credit union</w:t>
      </w:r>
    </w:p>
    <w:p w14:paraId="32510DF5" w14:textId="49AD629C" w:rsidR="007B5055" w:rsidRPr="00FB19D4" w:rsidRDefault="007B5055" w:rsidP="00F84DC2">
      <w:pPr>
        <w:pStyle w:val="CommentText"/>
        <w:numPr>
          <w:ilvl w:val="0"/>
          <w:numId w:val="37"/>
        </w:numPr>
        <w:spacing w:after="0"/>
        <w:rPr>
          <w:rFonts w:asciiTheme="minorHAnsi" w:hAnsiTheme="minorHAnsi" w:cs="Arial"/>
          <w:sz w:val="21"/>
          <w:szCs w:val="21"/>
        </w:rPr>
      </w:pPr>
      <w:r w:rsidRPr="00FB19D4">
        <w:rPr>
          <w:rFonts w:asciiTheme="minorHAnsi" w:hAnsiTheme="minorHAnsi" w:cs="Arial"/>
          <w:sz w:val="21"/>
          <w:szCs w:val="21"/>
        </w:rPr>
        <w:t>Independent financial planner/advisor</w:t>
      </w:r>
    </w:p>
    <w:p w14:paraId="2E673E48" w14:textId="4428E392" w:rsidR="00E55F94" w:rsidRPr="00FB19D4" w:rsidRDefault="00E55F94" w:rsidP="00F84DC2">
      <w:pPr>
        <w:pStyle w:val="CommentText"/>
        <w:numPr>
          <w:ilvl w:val="0"/>
          <w:numId w:val="37"/>
        </w:numPr>
        <w:spacing w:after="0"/>
        <w:rPr>
          <w:rFonts w:asciiTheme="minorHAnsi" w:hAnsiTheme="minorHAnsi" w:cs="Arial"/>
          <w:sz w:val="21"/>
          <w:szCs w:val="21"/>
        </w:rPr>
      </w:pPr>
      <w:r w:rsidRPr="00FB19D4">
        <w:rPr>
          <w:rFonts w:asciiTheme="minorHAnsi" w:hAnsiTheme="minorHAnsi" w:cs="Arial"/>
          <w:sz w:val="21"/>
          <w:szCs w:val="21"/>
        </w:rPr>
        <w:t>Online trading/direct investing</w:t>
      </w:r>
      <w:r w:rsidR="007B5055" w:rsidRPr="00FB19D4">
        <w:rPr>
          <w:rFonts w:asciiTheme="minorHAnsi" w:hAnsiTheme="minorHAnsi" w:cs="Arial"/>
          <w:sz w:val="21"/>
          <w:szCs w:val="21"/>
        </w:rPr>
        <w:t xml:space="preserve"> (</w:t>
      </w:r>
      <w:r w:rsidR="007B5055" w:rsidRPr="00FB19D4">
        <w:rPr>
          <w:rFonts w:asciiTheme="minorHAnsi" w:hAnsiTheme="minorHAnsi" w:cs="Arial"/>
          <w:b/>
          <w:sz w:val="21"/>
          <w:szCs w:val="21"/>
        </w:rPr>
        <w:t>not</w:t>
      </w:r>
      <w:r w:rsidR="007B5055" w:rsidRPr="00FB19D4">
        <w:rPr>
          <w:rFonts w:asciiTheme="minorHAnsi" w:hAnsiTheme="minorHAnsi" w:cs="Arial"/>
          <w:sz w:val="21"/>
          <w:szCs w:val="21"/>
        </w:rPr>
        <w:t xml:space="preserve"> including </w:t>
      </w:r>
      <w:proofErr w:type="spellStart"/>
      <w:r w:rsidR="007B5055" w:rsidRPr="00FB19D4">
        <w:rPr>
          <w:rFonts w:asciiTheme="minorHAnsi" w:hAnsiTheme="minorHAnsi" w:cs="Arial"/>
          <w:sz w:val="21"/>
          <w:szCs w:val="21"/>
        </w:rPr>
        <w:t>robo</w:t>
      </w:r>
      <w:proofErr w:type="spellEnd"/>
      <w:r w:rsidR="007B5055" w:rsidRPr="00FB19D4">
        <w:rPr>
          <w:rFonts w:asciiTheme="minorHAnsi" w:hAnsiTheme="minorHAnsi" w:cs="Arial"/>
          <w:sz w:val="21"/>
          <w:szCs w:val="21"/>
        </w:rPr>
        <w:t>-advisors)</w:t>
      </w:r>
    </w:p>
    <w:p w14:paraId="62F8EE56" w14:textId="4E2579B6" w:rsidR="00E55F94" w:rsidRPr="00FB19D4" w:rsidRDefault="00E55F94" w:rsidP="00F84DC2">
      <w:pPr>
        <w:pStyle w:val="ListParagraph"/>
        <w:numPr>
          <w:ilvl w:val="0"/>
          <w:numId w:val="37"/>
        </w:numPr>
        <w:spacing w:after="0" w:line="240" w:lineRule="auto"/>
        <w:rPr>
          <w:sz w:val="21"/>
          <w:szCs w:val="21"/>
        </w:rPr>
      </w:pPr>
      <w:r w:rsidRPr="00FB19D4">
        <w:rPr>
          <w:rFonts w:cs="Arial"/>
          <w:sz w:val="21"/>
          <w:szCs w:val="21"/>
        </w:rPr>
        <w:t xml:space="preserve">Robo-advice investing (e.g. </w:t>
      </w:r>
      <w:proofErr w:type="spellStart"/>
      <w:r w:rsidRPr="00FB19D4">
        <w:rPr>
          <w:rFonts w:cs="Arial"/>
          <w:sz w:val="21"/>
          <w:szCs w:val="21"/>
        </w:rPr>
        <w:t>Wealth</w:t>
      </w:r>
      <w:r w:rsidR="007B5055" w:rsidRPr="00FB19D4">
        <w:rPr>
          <w:rFonts w:cs="Arial"/>
          <w:sz w:val="21"/>
          <w:szCs w:val="21"/>
        </w:rPr>
        <w:t>s</w:t>
      </w:r>
      <w:r w:rsidRPr="00FB19D4">
        <w:rPr>
          <w:rFonts w:cs="Arial"/>
          <w:sz w:val="21"/>
          <w:szCs w:val="21"/>
        </w:rPr>
        <w:t>imple</w:t>
      </w:r>
      <w:proofErr w:type="spellEnd"/>
      <w:r w:rsidRPr="00FB19D4">
        <w:rPr>
          <w:rFonts w:cs="Arial"/>
          <w:sz w:val="21"/>
          <w:szCs w:val="21"/>
        </w:rPr>
        <w:t>, Virtual Wealth)</w:t>
      </w:r>
    </w:p>
    <w:p w14:paraId="772CAA8C" w14:textId="3D9AE496" w:rsidR="007B5055" w:rsidRPr="00FB19D4" w:rsidRDefault="007B5055" w:rsidP="00F84DC2">
      <w:pPr>
        <w:pStyle w:val="ListParagraph"/>
        <w:numPr>
          <w:ilvl w:val="0"/>
          <w:numId w:val="37"/>
        </w:numPr>
        <w:spacing w:after="0" w:line="240" w:lineRule="auto"/>
        <w:rPr>
          <w:sz w:val="21"/>
          <w:szCs w:val="21"/>
        </w:rPr>
      </w:pPr>
      <w:r w:rsidRPr="00FB19D4">
        <w:rPr>
          <w:rFonts w:cs="Arial"/>
          <w:sz w:val="21"/>
          <w:szCs w:val="21"/>
        </w:rPr>
        <w:t>Other, please specify _______________________________________</w:t>
      </w:r>
    </w:p>
    <w:p w14:paraId="1C7A502E" w14:textId="2582607B" w:rsidR="007B5055" w:rsidRPr="00FB19D4" w:rsidRDefault="00E55F94" w:rsidP="00F84DC2">
      <w:pPr>
        <w:pStyle w:val="ListParagraph"/>
        <w:numPr>
          <w:ilvl w:val="0"/>
          <w:numId w:val="37"/>
        </w:numPr>
        <w:spacing w:after="0" w:line="240" w:lineRule="auto"/>
        <w:rPr>
          <w:b/>
          <w:sz w:val="21"/>
          <w:szCs w:val="21"/>
        </w:rPr>
      </w:pPr>
      <w:r w:rsidRPr="00FB19D4">
        <w:rPr>
          <w:b/>
          <w:sz w:val="21"/>
          <w:szCs w:val="21"/>
        </w:rPr>
        <w:t>Do not have a personal investment portfolio</w:t>
      </w:r>
      <w:r w:rsidR="00110F6C">
        <w:rPr>
          <w:b/>
          <w:sz w:val="21"/>
          <w:szCs w:val="21"/>
        </w:rPr>
        <w:t xml:space="preserve"> </w:t>
      </w:r>
    </w:p>
    <w:p w14:paraId="3D16C489" w14:textId="6DD48712" w:rsidR="007B5055" w:rsidRPr="00FB19D4" w:rsidRDefault="007B5055" w:rsidP="00F84DC2">
      <w:pPr>
        <w:pStyle w:val="ListParagraph"/>
        <w:numPr>
          <w:ilvl w:val="0"/>
          <w:numId w:val="37"/>
        </w:numPr>
        <w:spacing w:after="0" w:line="240" w:lineRule="auto"/>
        <w:rPr>
          <w:sz w:val="21"/>
          <w:szCs w:val="21"/>
        </w:rPr>
      </w:pPr>
      <w:r w:rsidRPr="00FB19D4">
        <w:rPr>
          <w:sz w:val="21"/>
          <w:szCs w:val="21"/>
        </w:rPr>
        <w:t>Prefer not to respond</w:t>
      </w:r>
    </w:p>
    <w:p w14:paraId="56D836E6" w14:textId="0D4EB594" w:rsidR="007B5055" w:rsidRDefault="007B5055" w:rsidP="00E95259">
      <w:pPr>
        <w:spacing w:after="0" w:line="240" w:lineRule="auto"/>
        <w:rPr>
          <w:sz w:val="21"/>
          <w:szCs w:val="21"/>
        </w:rPr>
      </w:pPr>
    </w:p>
    <w:p w14:paraId="18AFADD3" w14:textId="15D57ECC" w:rsidR="009434A2" w:rsidRDefault="009434A2" w:rsidP="009434A2">
      <w:pPr>
        <w:spacing w:after="0" w:line="240" w:lineRule="auto"/>
        <w:rPr>
          <w:rFonts w:asciiTheme="minorHAnsi" w:hAnsiTheme="minorHAnsi"/>
          <w:sz w:val="21"/>
          <w:szCs w:val="21"/>
        </w:rPr>
      </w:pPr>
    </w:p>
    <w:p w14:paraId="3A6E1A46" w14:textId="2CF2B1D1" w:rsidR="00EF40DE" w:rsidRDefault="00EF40DE" w:rsidP="009434A2">
      <w:pPr>
        <w:spacing w:after="0" w:line="240" w:lineRule="auto"/>
        <w:rPr>
          <w:rFonts w:asciiTheme="minorHAnsi" w:hAnsiTheme="minorHAnsi"/>
          <w:sz w:val="21"/>
          <w:szCs w:val="21"/>
        </w:rPr>
      </w:pPr>
    </w:p>
    <w:p w14:paraId="759C7637" w14:textId="0E700D47" w:rsidR="00EF40DE" w:rsidRDefault="00EF40DE" w:rsidP="009434A2">
      <w:pPr>
        <w:spacing w:after="0" w:line="240" w:lineRule="auto"/>
        <w:rPr>
          <w:rFonts w:asciiTheme="minorHAnsi" w:hAnsiTheme="minorHAnsi"/>
          <w:sz w:val="21"/>
          <w:szCs w:val="21"/>
        </w:rPr>
      </w:pPr>
    </w:p>
    <w:p w14:paraId="7BBA027B" w14:textId="29FE1089" w:rsidR="00EF40DE" w:rsidRDefault="00EF40DE" w:rsidP="009434A2">
      <w:pPr>
        <w:spacing w:after="0" w:line="240" w:lineRule="auto"/>
        <w:rPr>
          <w:rFonts w:asciiTheme="minorHAnsi" w:hAnsiTheme="minorHAnsi"/>
          <w:sz w:val="21"/>
          <w:szCs w:val="21"/>
        </w:rPr>
      </w:pPr>
    </w:p>
    <w:p w14:paraId="12CD2852" w14:textId="63908F61" w:rsidR="00EF40DE" w:rsidRDefault="00EF40DE" w:rsidP="009434A2">
      <w:pPr>
        <w:spacing w:after="0" w:line="240" w:lineRule="auto"/>
        <w:rPr>
          <w:rFonts w:asciiTheme="minorHAnsi" w:hAnsiTheme="minorHAnsi"/>
          <w:sz w:val="21"/>
          <w:szCs w:val="21"/>
        </w:rPr>
      </w:pPr>
    </w:p>
    <w:p w14:paraId="3BD961EB" w14:textId="1D8E3A82" w:rsidR="00EF40DE" w:rsidRDefault="00EF40DE" w:rsidP="009434A2">
      <w:pPr>
        <w:spacing w:after="0" w:line="240" w:lineRule="auto"/>
        <w:rPr>
          <w:rFonts w:asciiTheme="minorHAnsi" w:hAnsiTheme="minorHAnsi"/>
          <w:sz w:val="21"/>
          <w:szCs w:val="21"/>
        </w:rPr>
      </w:pPr>
    </w:p>
    <w:p w14:paraId="7467414D" w14:textId="38410A07" w:rsidR="00EF40DE" w:rsidRDefault="00EF40DE" w:rsidP="009434A2">
      <w:pPr>
        <w:spacing w:after="0" w:line="240" w:lineRule="auto"/>
        <w:rPr>
          <w:rFonts w:asciiTheme="minorHAnsi" w:hAnsiTheme="minorHAnsi"/>
          <w:sz w:val="21"/>
          <w:szCs w:val="21"/>
        </w:rPr>
      </w:pPr>
    </w:p>
    <w:p w14:paraId="322A8D7A" w14:textId="77777777" w:rsidR="00EF40DE" w:rsidRDefault="00EF40DE" w:rsidP="009434A2">
      <w:pPr>
        <w:spacing w:after="0" w:line="240" w:lineRule="auto"/>
        <w:rPr>
          <w:rFonts w:asciiTheme="minorHAnsi" w:hAnsiTheme="minorHAnsi"/>
          <w:sz w:val="21"/>
          <w:szCs w:val="21"/>
        </w:rPr>
      </w:pPr>
    </w:p>
    <w:p w14:paraId="09E697C8" w14:textId="251383BB" w:rsidR="00AD3C21" w:rsidRPr="00FB19D4" w:rsidRDefault="00AD3C21" w:rsidP="00AD3C21">
      <w:pPr>
        <w:pStyle w:val="ListParagraph"/>
        <w:spacing w:after="0" w:line="240" w:lineRule="auto"/>
        <w:ind w:left="360"/>
        <w:rPr>
          <w:sz w:val="21"/>
          <w:szCs w:val="21"/>
        </w:rPr>
      </w:pPr>
    </w:p>
    <w:p w14:paraId="7B4F152C" w14:textId="55613D37" w:rsidR="00216A54" w:rsidRPr="00FB19D4" w:rsidRDefault="00216A54" w:rsidP="00F84DC2">
      <w:pPr>
        <w:pStyle w:val="ListParagraph"/>
        <w:numPr>
          <w:ilvl w:val="0"/>
          <w:numId w:val="6"/>
        </w:numPr>
        <w:spacing w:after="0" w:line="240" w:lineRule="auto"/>
        <w:rPr>
          <w:sz w:val="21"/>
          <w:szCs w:val="21"/>
        </w:rPr>
      </w:pPr>
      <w:r w:rsidRPr="00FB19D4">
        <w:rPr>
          <w:sz w:val="21"/>
          <w:szCs w:val="21"/>
        </w:rPr>
        <w:t>How much do you agree or disagree with the following statements?</w:t>
      </w:r>
    </w:p>
    <w:tbl>
      <w:tblPr>
        <w:tblStyle w:val="GridTable2-Accent1"/>
        <w:tblW w:w="10752" w:type="dxa"/>
        <w:tblInd w:w="-4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578"/>
        <w:gridCol w:w="1167"/>
        <w:gridCol w:w="1168"/>
        <w:gridCol w:w="1168"/>
        <w:gridCol w:w="1167"/>
        <w:gridCol w:w="1168"/>
        <w:gridCol w:w="1168"/>
        <w:gridCol w:w="1168"/>
      </w:tblGrid>
      <w:tr w:rsidR="00216A54" w:rsidRPr="00FB19D4" w14:paraId="083D87A2" w14:textId="77777777" w:rsidTr="00216A54">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2578" w:type="dxa"/>
            <w:tcBorders>
              <w:top w:val="single" w:sz="4" w:space="0" w:color="808080" w:themeColor="background1" w:themeShade="80"/>
              <w:right w:val="single" w:sz="4" w:space="0" w:color="808080" w:themeColor="background1" w:themeShade="80"/>
            </w:tcBorders>
            <w:vAlign w:val="center"/>
          </w:tcPr>
          <w:p w14:paraId="31220E94" w14:textId="77777777" w:rsidR="00216A54" w:rsidRPr="00FB19D4" w:rsidRDefault="00216A54" w:rsidP="00E95259">
            <w:pPr>
              <w:pStyle w:val="ListParagraph"/>
              <w:ind w:left="0"/>
              <w:jc w:val="center"/>
              <w:rPr>
                <w:rFonts w:ascii="Roboto Condensed" w:hAnsi="Roboto Condensed"/>
                <w:sz w:val="21"/>
                <w:szCs w:val="21"/>
              </w:rPr>
            </w:pPr>
          </w:p>
        </w:tc>
        <w:tc>
          <w:tcPr>
            <w:tcW w:w="1167" w:type="dxa"/>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tcPr>
          <w:p w14:paraId="029610B9" w14:textId="4F87CA58" w:rsidR="00216A54" w:rsidRPr="00FB19D4" w:rsidRDefault="00216A54" w:rsidP="00E95259">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Roboto Condensed" w:hAnsi="Roboto Condensed"/>
                <w:sz w:val="21"/>
                <w:szCs w:val="21"/>
              </w:rPr>
            </w:pPr>
            <w:r w:rsidRPr="00FB19D4">
              <w:rPr>
                <w:rFonts w:ascii="Roboto Condensed" w:hAnsi="Roboto Condensed"/>
                <w:sz w:val="21"/>
                <w:szCs w:val="21"/>
              </w:rPr>
              <w:t>Strongly agree</w:t>
            </w:r>
          </w:p>
        </w:tc>
        <w:tc>
          <w:tcPr>
            <w:tcW w:w="1168" w:type="dxa"/>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tcPr>
          <w:p w14:paraId="520C2B39" w14:textId="39B55373" w:rsidR="00216A54" w:rsidRPr="00FB19D4" w:rsidRDefault="00216A54" w:rsidP="00E95259">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Roboto Condensed" w:hAnsi="Roboto Condensed"/>
                <w:sz w:val="21"/>
                <w:szCs w:val="21"/>
              </w:rPr>
            </w:pPr>
            <w:r w:rsidRPr="00FB19D4">
              <w:rPr>
                <w:rFonts w:ascii="Roboto Condensed" w:hAnsi="Roboto Condensed"/>
                <w:sz w:val="21"/>
                <w:szCs w:val="21"/>
              </w:rPr>
              <w:t>Agree</w:t>
            </w:r>
          </w:p>
        </w:tc>
        <w:tc>
          <w:tcPr>
            <w:tcW w:w="1168" w:type="dxa"/>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tcPr>
          <w:p w14:paraId="37E31562" w14:textId="17D80DEF" w:rsidR="00216A54" w:rsidRPr="00FB19D4" w:rsidRDefault="00216A54" w:rsidP="00E95259">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Roboto Condensed" w:hAnsi="Roboto Condensed"/>
                <w:sz w:val="21"/>
                <w:szCs w:val="21"/>
              </w:rPr>
            </w:pPr>
            <w:r w:rsidRPr="00FB19D4">
              <w:rPr>
                <w:rFonts w:ascii="Roboto Condensed" w:hAnsi="Roboto Condensed"/>
                <w:sz w:val="21"/>
                <w:szCs w:val="21"/>
              </w:rPr>
              <w:t>Somewhat agree</w:t>
            </w:r>
          </w:p>
        </w:tc>
        <w:tc>
          <w:tcPr>
            <w:tcW w:w="1167" w:type="dxa"/>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tcPr>
          <w:p w14:paraId="1DB81BC2" w14:textId="25D0F45F" w:rsidR="00216A54" w:rsidRPr="00FB19D4" w:rsidRDefault="00216A54" w:rsidP="00E95259">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Roboto Condensed" w:hAnsi="Roboto Condensed"/>
                <w:sz w:val="21"/>
                <w:szCs w:val="21"/>
              </w:rPr>
            </w:pPr>
            <w:r w:rsidRPr="00FB19D4">
              <w:rPr>
                <w:rFonts w:ascii="Roboto Condensed" w:hAnsi="Roboto Condensed"/>
                <w:sz w:val="21"/>
                <w:szCs w:val="21"/>
              </w:rPr>
              <w:t>Somewhat disagree</w:t>
            </w:r>
          </w:p>
        </w:tc>
        <w:tc>
          <w:tcPr>
            <w:tcW w:w="1168" w:type="dxa"/>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tcPr>
          <w:p w14:paraId="14293A08" w14:textId="3FFABFED" w:rsidR="00216A54" w:rsidRPr="00FB19D4" w:rsidRDefault="00216A54" w:rsidP="00E95259">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Roboto Condensed" w:hAnsi="Roboto Condensed"/>
                <w:sz w:val="21"/>
                <w:szCs w:val="21"/>
              </w:rPr>
            </w:pPr>
            <w:r w:rsidRPr="00FB19D4">
              <w:rPr>
                <w:rFonts w:ascii="Roboto Condensed" w:hAnsi="Roboto Condensed"/>
                <w:sz w:val="21"/>
                <w:szCs w:val="21"/>
              </w:rPr>
              <w:t>Disagree</w:t>
            </w:r>
          </w:p>
        </w:tc>
        <w:tc>
          <w:tcPr>
            <w:tcW w:w="1168" w:type="dxa"/>
            <w:tcBorders>
              <w:top w:val="single" w:sz="4" w:space="0" w:color="808080" w:themeColor="background1" w:themeShade="80"/>
              <w:left w:val="single" w:sz="4" w:space="0" w:color="808080" w:themeColor="background1" w:themeShade="80"/>
              <w:right w:val="single" w:sz="4" w:space="0" w:color="808080" w:themeColor="background1" w:themeShade="80"/>
            </w:tcBorders>
          </w:tcPr>
          <w:p w14:paraId="23C4AAD6" w14:textId="4CD688AF" w:rsidR="00216A54" w:rsidRPr="00FB19D4" w:rsidRDefault="00216A54" w:rsidP="00E95259">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Roboto Condensed" w:hAnsi="Roboto Condensed"/>
                <w:sz w:val="21"/>
                <w:szCs w:val="21"/>
              </w:rPr>
            </w:pPr>
            <w:r w:rsidRPr="00FB19D4">
              <w:rPr>
                <w:rFonts w:ascii="Roboto Condensed" w:hAnsi="Roboto Condensed"/>
                <w:sz w:val="21"/>
                <w:szCs w:val="21"/>
              </w:rPr>
              <w:t>Strongly disagree</w:t>
            </w:r>
          </w:p>
        </w:tc>
        <w:tc>
          <w:tcPr>
            <w:tcW w:w="1168" w:type="dxa"/>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tcPr>
          <w:p w14:paraId="0CA3F012" w14:textId="35D246C4" w:rsidR="00216A54" w:rsidRPr="00FB19D4" w:rsidRDefault="00216A54" w:rsidP="00E95259">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Roboto Condensed" w:hAnsi="Roboto Condensed"/>
                <w:sz w:val="21"/>
                <w:szCs w:val="21"/>
              </w:rPr>
            </w:pPr>
            <w:r w:rsidRPr="00FB19D4">
              <w:rPr>
                <w:rFonts w:ascii="Roboto Condensed" w:hAnsi="Roboto Condensed"/>
                <w:sz w:val="21"/>
                <w:szCs w:val="21"/>
              </w:rPr>
              <w:t>Not sure</w:t>
            </w:r>
          </w:p>
        </w:tc>
      </w:tr>
      <w:tr w:rsidR="00666F71" w:rsidRPr="00FB19D4" w14:paraId="2DF080C4" w14:textId="77777777" w:rsidTr="00216A54">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578" w:type="dxa"/>
            <w:vAlign w:val="center"/>
          </w:tcPr>
          <w:p w14:paraId="4A101F58" w14:textId="06692E63" w:rsidR="00666F71" w:rsidRPr="00FB19D4" w:rsidRDefault="00490C95" w:rsidP="00E95259">
            <w:pPr>
              <w:pStyle w:val="ListParagraph"/>
              <w:ind w:left="0"/>
              <w:rPr>
                <w:rFonts w:ascii="Roboto Condensed" w:hAnsi="Roboto Condensed"/>
                <w:b w:val="0"/>
                <w:sz w:val="21"/>
                <w:szCs w:val="21"/>
              </w:rPr>
            </w:pPr>
            <w:r>
              <w:rPr>
                <w:rFonts w:ascii="Roboto Condensed" w:hAnsi="Roboto Condensed"/>
                <w:b w:val="0"/>
                <w:sz w:val="21"/>
                <w:szCs w:val="21"/>
              </w:rPr>
              <w:t>Your</w:t>
            </w:r>
            <w:r w:rsidRPr="00FB19D4">
              <w:rPr>
                <w:rFonts w:ascii="Roboto Condensed" w:hAnsi="Roboto Condensed"/>
                <w:b w:val="0"/>
                <w:sz w:val="21"/>
                <w:szCs w:val="21"/>
              </w:rPr>
              <w:t xml:space="preserve"> </w:t>
            </w:r>
            <w:r w:rsidR="00666F71" w:rsidRPr="00FB19D4">
              <w:rPr>
                <w:rFonts w:ascii="Roboto Condensed" w:hAnsi="Roboto Condensed"/>
                <w:b w:val="0"/>
                <w:sz w:val="21"/>
                <w:szCs w:val="21"/>
              </w:rPr>
              <w:t>business and personal finances are integrated</w:t>
            </w:r>
          </w:p>
        </w:tc>
        <w:tc>
          <w:tcPr>
            <w:tcW w:w="1167" w:type="dxa"/>
            <w:vAlign w:val="center"/>
          </w:tcPr>
          <w:p w14:paraId="678F4EFB" w14:textId="77777777" w:rsidR="00666F71" w:rsidRPr="00FB19D4" w:rsidRDefault="00666F71"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168" w:type="dxa"/>
            <w:vAlign w:val="center"/>
          </w:tcPr>
          <w:p w14:paraId="7FD5CF1E" w14:textId="77777777" w:rsidR="00666F71" w:rsidRPr="00FB19D4" w:rsidRDefault="00666F71"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168" w:type="dxa"/>
            <w:vAlign w:val="center"/>
          </w:tcPr>
          <w:p w14:paraId="4877AD3B" w14:textId="77777777" w:rsidR="00666F71" w:rsidRPr="00FB19D4" w:rsidRDefault="00666F71"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167" w:type="dxa"/>
            <w:vAlign w:val="center"/>
          </w:tcPr>
          <w:p w14:paraId="323D89AD" w14:textId="77777777" w:rsidR="00666F71" w:rsidRPr="00FB19D4" w:rsidRDefault="00666F71"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168" w:type="dxa"/>
            <w:vAlign w:val="center"/>
          </w:tcPr>
          <w:p w14:paraId="7DD77222" w14:textId="77777777" w:rsidR="00666F71" w:rsidRPr="00FB19D4" w:rsidRDefault="00666F71"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168" w:type="dxa"/>
          </w:tcPr>
          <w:p w14:paraId="4D427CB5" w14:textId="77777777" w:rsidR="00666F71" w:rsidRPr="00FB19D4" w:rsidRDefault="00666F71"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168" w:type="dxa"/>
          </w:tcPr>
          <w:p w14:paraId="0AB71D6C" w14:textId="77777777" w:rsidR="00666F71" w:rsidRPr="00FB19D4" w:rsidRDefault="00666F71"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r>
      <w:tr w:rsidR="00216A54" w:rsidRPr="00FB19D4" w14:paraId="745D73F5" w14:textId="77777777" w:rsidTr="00216A54">
        <w:trPr>
          <w:trHeight w:val="305"/>
        </w:trPr>
        <w:tc>
          <w:tcPr>
            <w:cnfStyle w:val="001000000000" w:firstRow="0" w:lastRow="0" w:firstColumn="1" w:lastColumn="0" w:oddVBand="0" w:evenVBand="0" w:oddHBand="0" w:evenHBand="0" w:firstRowFirstColumn="0" w:firstRowLastColumn="0" w:lastRowFirstColumn="0" w:lastRowLastColumn="0"/>
            <w:tcW w:w="2578" w:type="dxa"/>
            <w:vAlign w:val="center"/>
          </w:tcPr>
          <w:p w14:paraId="3B8901F5" w14:textId="59AA05E7" w:rsidR="00216A54" w:rsidRPr="00FB19D4" w:rsidRDefault="00216A54" w:rsidP="00E95259">
            <w:pPr>
              <w:pStyle w:val="ListParagraph"/>
              <w:ind w:left="0"/>
              <w:rPr>
                <w:rFonts w:ascii="Roboto Condensed" w:hAnsi="Roboto Condensed"/>
                <w:b w:val="0"/>
                <w:sz w:val="21"/>
                <w:szCs w:val="21"/>
              </w:rPr>
            </w:pPr>
            <w:r w:rsidRPr="00FB19D4">
              <w:rPr>
                <w:rFonts w:ascii="Roboto Condensed" w:hAnsi="Roboto Condensed"/>
                <w:b w:val="0"/>
                <w:sz w:val="21"/>
                <w:szCs w:val="21"/>
              </w:rPr>
              <w:t xml:space="preserve">The </w:t>
            </w:r>
            <w:r w:rsidR="00666F71" w:rsidRPr="00FB19D4">
              <w:rPr>
                <w:rFonts w:ascii="Roboto Condensed" w:hAnsi="Roboto Condensed"/>
                <w:b w:val="0"/>
                <w:sz w:val="21"/>
                <w:szCs w:val="21"/>
              </w:rPr>
              <w:t xml:space="preserve">financial needs of the </w:t>
            </w:r>
            <w:r w:rsidRPr="00FB19D4">
              <w:rPr>
                <w:rFonts w:ascii="Roboto Condensed" w:hAnsi="Roboto Condensed"/>
                <w:b w:val="0"/>
                <w:sz w:val="21"/>
                <w:szCs w:val="21"/>
              </w:rPr>
              <w:t xml:space="preserve">business come first </w:t>
            </w:r>
          </w:p>
        </w:tc>
        <w:tc>
          <w:tcPr>
            <w:tcW w:w="1167" w:type="dxa"/>
            <w:vAlign w:val="center"/>
          </w:tcPr>
          <w:p w14:paraId="121CDF03" w14:textId="77777777" w:rsidR="00216A54" w:rsidRPr="00FB19D4" w:rsidRDefault="00216A54"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168" w:type="dxa"/>
            <w:vAlign w:val="center"/>
          </w:tcPr>
          <w:p w14:paraId="78A422BE" w14:textId="77777777" w:rsidR="00216A54" w:rsidRPr="00FB19D4" w:rsidRDefault="00216A54"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168" w:type="dxa"/>
            <w:vAlign w:val="center"/>
          </w:tcPr>
          <w:p w14:paraId="4BD5DD1E" w14:textId="77777777" w:rsidR="00216A54" w:rsidRPr="00FB19D4" w:rsidRDefault="00216A54"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167" w:type="dxa"/>
            <w:vAlign w:val="center"/>
          </w:tcPr>
          <w:p w14:paraId="669098BE" w14:textId="77777777" w:rsidR="00216A54" w:rsidRPr="00FB19D4" w:rsidRDefault="00216A54"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168" w:type="dxa"/>
            <w:vAlign w:val="center"/>
          </w:tcPr>
          <w:p w14:paraId="5440B0DA" w14:textId="77777777" w:rsidR="00216A54" w:rsidRPr="00FB19D4" w:rsidRDefault="00216A54"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168" w:type="dxa"/>
          </w:tcPr>
          <w:p w14:paraId="41422A50" w14:textId="77777777" w:rsidR="00216A54" w:rsidRPr="00FB19D4" w:rsidRDefault="00216A54"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168" w:type="dxa"/>
          </w:tcPr>
          <w:p w14:paraId="50CD7063" w14:textId="4ADAA6EA" w:rsidR="00216A54" w:rsidRPr="00FB19D4" w:rsidRDefault="00216A54"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r>
      <w:tr w:rsidR="00216A54" w:rsidRPr="00FB19D4" w14:paraId="3AEA0CC0" w14:textId="77777777" w:rsidTr="00216A54">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578" w:type="dxa"/>
            <w:vAlign w:val="center"/>
          </w:tcPr>
          <w:p w14:paraId="403670B8" w14:textId="0E7DC704" w:rsidR="00216A54" w:rsidRPr="00FB19D4" w:rsidRDefault="00490C95" w:rsidP="00E95259">
            <w:pPr>
              <w:pStyle w:val="ListParagraph"/>
              <w:ind w:left="0"/>
              <w:rPr>
                <w:rFonts w:ascii="Roboto Condensed" w:hAnsi="Roboto Condensed"/>
                <w:b w:val="0"/>
                <w:sz w:val="21"/>
                <w:szCs w:val="21"/>
              </w:rPr>
            </w:pPr>
            <w:r>
              <w:rPr>
                <w:rFonts w:ascii="Roboto Condensed" w:hAnsi="Roboto Condensed"/>
                <w:b w:val="0"/>
                <w:sz w:val="21"/>
                <w:szCs w:val="21"/>
              </w:rPr>
              <w:t>You</w:t>
            </w:r>
            <w:r w:rsidRPr="00FB19D4">
              <w:rPr>
                <w:rFonts w:ascii="Roboto Condensed" w:hAnsi="Roboto Condensed"/>
                <w:b w:val="0"/>
                <w:sz w:val="21"/>
                <w:szCs w:val="21"/>
              </w:rPr>
              <w:t xml:space="preserve"> </w:t>
            </w:r>
            <w:r w:rsidR="00216A54" w:rsidRPr="00FB19D4">
              <w:rPr>
                <w:rFonts w:ascii="Roboto Condensed" w:hAnsi="Roboto Condensed"/>
                <w:b w:val="0"/>
                <w:sz w:val="21"/>
                <w:szCs w:val="21"/>
              </w:rPr>
              <w:t xml:space="preserve">have put the needs of the business before </w:t>
            </w:r>
            <w:r>
              <w:rPr>
                <w:rFonts w:ascii="Roboto Condensed" w:hAnsi="Roboto Condensed"/>
                <w:b w:val="0"/>
                <w:sz w:val="21"/>
                <w:szCs w:val="21"/>
              </w:rPr>
              <w:t>your</w:t>
            </w:r>
            <w:r w:rsidRPr="00FB19D4">
              <w:rPr>
                <w:rFonts w:ascii="Roboto Condensed" w:hAnsi="Roboto Condensed"/>
                <w:b w:val="0"/>
                <w:sz w:val="21"/>
                <w:szCs w:val="21"/>
              </w:rPr>
              <w:t xml:space="preserve"> </w:t>
            </w:r>
            <w:r w:rsidR="00216A54" w:rsidRPr="00FB19D4">
              <w:rPr>
                <w:rFonts w:ascii="Roboto Condensed" w:hAnsi="Roboto Condensed"/>
                <w:b w:val="0"/>
                <w:sz w:val="21"/>
                <w:szCs w:val="21"/>
              </w:rPr>
              <w:t>own personal financial objectives</w:t>
            </w:r>
          </w:p>
        </w:tc>
        <w:tc>
          <w:tcPr>
            <w:tcW w:w="1167" w:type="dxa"/>
            <w:vAlign w:val="center"/>
          </w:tcPr>
          <w:p w14:paraId="038F2049" w14:textId="77777777" w:rsidR="00216A54" w:rsidRPr="00FB19D4" w:rsidRDefault="00216A54"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168" w:type="dxa"/>
            <w:vAlign w:val="center"/>
          </w:tcPr>
          <w:p w14:paraId="24D6310A" w14:textId="77777777" w:rsidR="00216A54" w:rsidRPr="00FB19D4" w:rsidRDefault="00216A54"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168" w:type="dxa"/>
            <w:vAlign w:val="center"/>
          </w:tcPr>
          <w:p w14:paraId="48242007" w14:textId="77777777" w:rsidR="00216A54" w:rsidRPr="00FB19D4" w:rsidRDefault="00216A54"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167" w:type="dxa"/>
            <w:vAlign w:val="center"/>
          </w:tcPr>
          <w:p w14:paraId="2CED8CC1" w14:textId="77777777" w:rsidR="00216A54" w:rsidRPr="00FB19D4" w:rsidRDefault="00216A54"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168" w:type="dxa"/>
            <w:vAlign w:val="center"/>
          </w:tcPr>
          <w:p w14:paraId="303D8448" w14:textId="77777777" w:rsidR="00216A54" w:rsidRPr="00FB19D4" w:rsidRDefault="00216A54"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168" w:type="dxa"/>
          </w:tcPr>
          <w:p w14:paraId="0C562578" w14:textId="77777777" w:rsidR="00216A54" w:rsidRPr="00FB19D4" w:rsidRDefault="00216A54"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168" w:type="dxa"/>
          </w:tcPr>
          <w:p w14:paraId="43089287" w14:textId="225E0798" w:rsidR="00216A54" w:rsidRPr="00FB19D4" w:rsidRDefault="00216A54"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r>
      <w:tr w:rsidR="00216A54" w:rsidRPr="00FB19D4" w14:paraId="26BDB3E0" w14:textId="77777777" w:rsidTr="00216A54">
        <w:trPr>
          <w:trHeight w:val="287"/>
        </w:trPr>
        <w:tc>
          <w:tcPr>
            <w:cnfStyle w:val="001000000000" w:firstRow="0" w:lastRow="0" w:firstColumn="1" w:lastColumn="0" w:oddVBand="0" w:evenVBand="0" w:oddHBand="0" w:evenHBand="0" w:firstRowFirstColumn="0" w:firstRowLastColumn="0" w:lastRowFirstColumn="0" w:lastRowLastColumn="0"/>
            <w:tcW w:w="2578" w:type="dxa"/>
            <w:vAlign w:val="center"/>
          </w:tcPr>
          <w:p w14:paraId="0AAAFB06" w14:textId="0A489D54" w:rsidR="00216A54" w:rsidRPr="00FB19D4" w:rsidRDefault="00216A54" w:rsidP="00E95259">
            <w:pPr>
              <w:pStyle w:val="ListParagraph"/>
              <w:ind w:left="0"/>
              <w:rPr>
                <w:rFonts w:ascii="Roboto Condensed" w:hAnsi="Roboto Condensed"/>
                <w:b w:val="0"/>
                <w:sz w:val="21"/>
                <w:szCs w:val="21"/>
              </w:rPr>
            </w:pPr>
            <w:r w:rsidRPr="00FB19D4">
              <w:rPr>
                <w:rFonts w:ascii="Roboto Condensed" w:hAnsi="Roboto Condensed"/>
                <w:b w:val="0"/>
                <w:sz w:val="21"/>
                <w:szCs w:val="21"/>
              </w:rPr>
              <w:t xml:space="preserve">Everything </w:t>
            </w:r>
            <w:r w:rsidR="00490C95">
              <w:rPr>
                <w:rFonts w:ascii="Roboto Condensed" w:hAnsi="Roboto Condensed"/>
                <w:b w:val="0"/>
                <w:sz w:val="21"/>
                <w:szCs w:val="21"/>
              </w:rPr>
              <w:t>you</w:t>
            </w:r>
            <w:r w:rsidR="00490C95" w:rsidRPr="00FB19D4">
              <w:rPr>
                <w:rFonts w:ascii="Roboto Condensed" w:hAnsi="Roboto Condensed"/>
                <w:b w:val="0"/>
                <w:sz w:val="21"/>
                <w:szCs w:val="21"/>
              </w:rPr>
              <w:t xml:space="preserve"> </w:t>
            </w:r>
            <w:r w:rsidRPr="00FB19D4">
              <w:rPr>
                <w:rFonts w:ascii="Roboto Condensed" w:hAnsi="Roboto Condensed"/>
                <w:b w:val="0"/>
                <w:sz w:val="21"/>
                <w:szCs w:val="21"/>
              </w:rPr>
              <w:t>have goes back into the business</w:t>
            </w:r>
          </w:p>
        </w:tc>
        <w:tc>
          <w:tcPr>
            <w:tcW w:w="1167" w:type="dxa"/>
            <w:vAlign w:val="center"/>
          </w:tcPr>
          <w:p w14:paraId="5C6CBC5E" w14:textId="77777777" w:rsidR="00216A54" w:rsidRPr="00FB19D4" w:rsidRDefault="00216A54"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168" w:type="dxa"/>
            <w:vAlign w:val="center"/>
          </w:tcPr>
          <w:p w14:paraId="52833BE9" w14:textId="77777777" w:rsidR="00216A54" w:rsidRPr="00FB19D4" w:rsidRDefault="00216A54"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168" w:type="dxa"/>
            <w:vAlign w:val="center"/>
          </w:tcPr>
          <w:p w14:paraId="0F9E4AB7" w14:textId="77777777" w:rsidR="00216A54" w:rsidRPr="00FB19D4" w:rsidRDefault="00216A54"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167" w:type="dxa"/>
            <w:vAlign w:val="center"/>
          </w:tcPr>
          <w:p w14:paraId="46A505A1" w14:textId="77777777" w:rsidR="00216A54" w:rsidRPr="00FB19D4" w:rsidRDefault="00216A54"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168" w:type="dxa"/>
            <w:vAlign w:val="center"/>
          </w:tcPr>
          <w:p w14:paraId="43D5BF57" w14:textId="77777777" w:rsidR="00216A54" w:rsidRPr="00FB19D4" w:rsidRDefault="00216A54"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168" w:type="dxa"/>
          </w:tcPr>
          <w:p w14:paraId="7A1A3BE0" w14:textId="77777777" w:rsidR="00216A54" w:rsidRPr="00FB19D4" w:rsidRDefault="00216A54"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168" w:type="dxa"/>
          </w:tcPr>
          <w:p w14:paraId="5B780752" w14:textId="77777777" w:rsidR="00216A54" w:rsidRPr="00FB19D4" w:rsidRDefault="00216A54"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r>
      <w:tr w:rsidR="00386BF8" w:rsidRPr="00FB19D4" w14:paraId="06CC02D3" w14:textId="77777777" w:rsidTr="00216A54">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578" w:type="dxa"/>
            <w:vAlign w:val="center"/>
          </w:tcPr>
          <w:p w14:paraId="710E84FC" w14:textId="1EC84DD3" w:rsidR="00386BF8" w:rsidRPr="00FB19D4" w:rsidRDefault="00490C95" w:rsidP="00E95259">
            <w:pPr>
              <w:pStyle w:val="ListParagraph"/>
              <w:ind w:left="0"/>
              <w:rPr>
                <w:rFonts w:ascii="Roboto Condensed" w:hAnsi="Roboto Condensed"/>
                <w:b w:val="0"/>
                <w:sz w:val="21"/>
                <w:szCs w:val="21"/>
              </w:rPr>
            </w:pPr>
            <w:r>
              <w:rPr>
                <w:rFonts w:ascii="Roboto Condensed" w:hAnsi="Roboto Condensed"/>
                <w:b w:val="0"/>
                <w:sz w:val="21"/>
                <w:szCs w:val="21"/>
              </w:rPr>
              <w:t>Your</w:t>
            </w:r>
            <w:r w:rsidR="00386BF8">
              <w:rPr>
                <w:rFonts w:ascii="Roboto Condensed" w:hAnsi="Roboto Condensed"/>
                <w:b w:val="0"/>
                <w:sz w:val="21"/>
                <w:szCs w:val="21"/>
              </w:rPr>
              <w:t xml:space="preserve"> personal financial objectives have changed as a result of COVID-19</w:t>
            </w:r>
          </w:p>
        </w:tc>
        <w:tc>
          <w:tcPr>
            <w:tcW w:w="1167" w:type="dxa"/>
            <w:vAlign w:val="center"/>
          </w:tcPr>
          <w:p w14:paraId="5510A05F" w14:textId="77777777" w:rsidR="00386BF8" w:rsidRPr="00FB19D4" w:rsidRDefault="00386BF8"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168" w:type="dxa"/>
            <w:vAlign w:val="center"/>
          </w:tcPr>
          <w:p w14:paraId="79E53AD8" w14:textId="77777777" w:rsidR="00386BF8" w:rsidRPr="00FB19D4" w:rsidRDefault="00386BF8"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168" w:type="dxa"/>
            <w:vAlign w:val="center"/>
          </w:tcPr>
          <w:p w14:paraId="6A0F649B" w14:textId="77777777" w:rsidR="00386BF8" w:rsidRPr="00FB19D4" w:rsidRDefault="00386BF8"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167" w:type="dxa"/>
            <w:vAlign w:val="center"/>
          </w:tcPr>
          <w:p w14:paraId="6B937D20" w14:textId="77777777" w:rsidR="00386BF8" w:rsidRPr="00FB19D4" w:rsidRDefault="00386BF8"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168" w:type="dxa"/>
            <w:vAlign w:val="center"/>
          </w:tcPr>
          <w:p w14:paraId="14342745" w14:textId="77777777" w:rsidR="00386BF8" w:rsidRPr="00FB19D4" w:rsidRDefault="00386BF8"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168" w:type="dxa"/>
          </w:tcPr>
          <w:p w14:paraId="2FD3323F" w14:textId="77777777" w:rsidR="00386BF8" w:rsidRPr="00FB19D4" w:rsidRDefault="00386BF8"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168" w:type="dxa"/>
          </w:tcPr>
          <w:p w14:paraId="543B6CDB" w14:textId="77777777" w:rsidR="00386BF8" w:rsidRPr="00FB19D4" w:rsidRDefault="00386BF8"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r>
      <w:tr w:rsidR="00386BF8" w:rsidRPr="00FB19D4" w14:paraId="6B668625" w14:textId="77777777" w:rsidTr="00216A54">
        <w:trPr>
          <w:trHeight w:val="287"/>
        </w:trPr>
        <w:tc>
          <w:tcPr>
            <w:cnfStyle w:val="001000000000" w:firstRow="0" w:lastRow="0" w:firstColumn="1" w:lastColumn="0" w:oddVBand="0" w:evenVBand="0" w:oddHBand="0" w:evenHBand="0" w:firstRowFirstColumn="0" w:firstRowLastColumn="0" w:lastRowFirstColumn="0" w:lastRowLastColumn="0"/>
            <w:tcW w:w="2578" w:type="dxa"/>
            <w:vAlign w:val="center"/>
          </w:tcPr>
          <w:p w14:paraId="34DA5034" w14:textId="156AE568" w:rsidR="00386BF8" w:rsidRDefault="00F76C17" w:rsidP="00E95259">
            <w:pPr>
              <w:pStyle w:val="ListParagraph"/>
              <w:ind w:left="0"/>
              <w:rPr>
                <w:rFonts w:ascii="Roboto Condensed" w:hAnsi="Roboto Condensed"/>
                <w:b w:val="0"/>
                <w:sz w:val="21"/>
                <w:szCs w:val="21"/>
              </w:rPr>
            </w:pPr>
            <w:r>
              <w:rPr>
                <w:rFonts w:ascii="Roboto Condensed" w:hAnsi="Roboto Condensed"/>
                <w:b w:val="0"/>
                <w:sz w:val="21"/>
                <w:szCs w:val="21"/>
              </w:rPr>
              <w:t>The</w:t>
            </w:r>
            <w:r w:rsidR="00386BF8">
              <w:rPr>
                <w:rFonts w:ascii="Roboto Condensed" w:hAnsi="Roboto Condensed"/>
                <w:b w:val="0"/>
                <w:sz w:val="21"/>
                <w:szCs w:val="21"/>
              </w:rPr>
              <w:t xml:space="preserve"> financial objectives </w:t>
            </w:r>
            <w:r>
              <w:rPr>
                <w:rFonts w:ascii="Roboto Condensed" w:hAnsi="Roboto Condensed"/>
                <w:b w:val="0"/>
                <w:sz w:val="21"/>
                <w:szCs w:val="21"/>
              </w:rPr>
              <w:t xml:space="preserve">of the business </w:t>
            </w:r>
            <w:r w:rsidR="00386BF8">
              <w:rPr>
                <w:rFonts w:ascii="Roboto Condensed" w:hAnsi="Roboto Condensed"/>
                <w:b w:val="0"/>
                <w:sz w:val="21"/>
                <w:szCs w:val="21"/>
              </w:rPr>
              <w:t>have changed as a result of COVID-19</w:t>
            </w:r>
          </w:p>
        </w:tc>
        <w:tc>
          <w:tcPr>
            <w:tcW w:w="1167" w:type="dxa"/>
            <w:vAlign w:val="center"/>
          </w:tcPr>
          <w:p w14:paraId="3643AAFD" w14:textId="77777777" w:rsidR="00386BF8" w:rsidRPr="00FB19D4" w:rsidRDefault="00386BF8"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168" w:type="dxa"/>
            <w:vAlign w:val="center"/>
          </w:tcPr>
          <w:p w14:paraId="5D038C6B" w14:textId="77777777" w:rsidR="00386BF8" w:rsidRPr="00FB19D4" w:rsidRDefault="00386BF8"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168" w:type="dxa"/>
            <w:vAlign w:val="center"/>
          </w:tcPr>
          <w:p w14:paraId="6C2EBCE9" w14:textId="77777777" w:rsidR="00386BF8" w:rsidRPr="00FB19D4" w:rsidRDefault="00386BF8"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167" w:type="dxa"/>
            <w:vAlign w:val="center"/>
          </w:tcPr>
          <w:p w14:paraId="581220E4" w14:textId="77777777" w:rsidR="00386BF8" w:rsidRPr="00FB19D4" w:rsidRDefault="00386BF8"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168" w:type="dxa"/>
            <w:vAlign w:val="center"/>
          </w:tcPr>
          <w:p w14:paraId="4A84BA8C" w14:textId="77777777" w:rsidR="00386BF8" w:rsidRPr="00FB19D4" w:rsidRDefault="00386BF8"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168" w:type="dxa"/>
          </w:tcPr>
          <w:p w14:paraId="60F56007" w14:textId="77777777" w:rsidR="00386BF8" w:rsidRPr="00FB19D4" w:rsidRDefault="00386BF8"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168" w:type="dxa"/>
          </w:tcPr>
          <w:p w14:paraId="4071DE36" w14:textId="77777777" w:rsidR="00386BF8" w:rsidRPr="00FB19D4" w:rsidRDefault="00386BF8"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r>
      <w:tr w:rsidR="00FA3CFB" w:rsidRPr="00FB19D4" w14:paraId="01AD67DA" w14:textId="77777777" w:rsidTr="00216A54">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578" w:type="dxa"/>
            <w:vAlign w:val="center"/>
          </w:tcPr>
          <w:p w14:paraId="38D7BC27" w14:textId="73688520" w:rsidR="00FA3CFB" w:rsidRDefault="00FA3CFB" w:rsidP="00E95259">
            <w:pPr>
              <w:pStyle w:val="ListParagraph"/>
              <w:ind w:left="0"/>
              <w:rPr>
                <w:rFonts w:ascii="Roboto Condensed" w:hAnsi="Roboto Condensed"/>
                <w:b w:val="0"/>
                <w:sz w:val="21"/>
                <w:szCs w:val="21"/>
              </w:rPr>
            </w:pPr>
            <w:r>
              <w:rPr>
                <w:rFonts w:ascii="Roboto Condensed" w:hAnsi="Roboto Condensed"/>
                <w:b w:val="0"/>
                <w:sz w:val="21"/>
                <w:szCs w:val="21"/>
              </w:rPr>
              <w:t xml:space="preserve">Having access to online technologies </w:t>
            </w:r>
            <w:r w:rsidR="00F76C17">
              <w:rPr>
                <w:rFonts w:ascii="Roboto Condensed" w:hAnsi="Roboto Condensed"/>
                <w:b w:val="0"/>
                <w:sz w:val="21"/>
                <w:szCs w:val="21"/>
              </w:rPr>
              <w:t>to manage</w:t>
            </w:r>
            <w:r>
              <w:rPr>
                <w:rFonts w:ascii="Roboto Condensed" w:hAnsi="Roboto Condensed"/>
                <w:b w:val="0"/>
                <w:sz w:val="21"/>
                <w:szCs w:val="21"/>
              </w:rPr>
              <w:t xml:space="preserve"> finances is important to </w:t>
            </w:r>
            <w:r w:rsidR="00490C95">
              <w:rPr>
                <w:rFonts w:ascii="Roboto Condensed" w:hAnsi="Roboto Condensed"/>
                <w:b w:val="0"/>
                <w:sz w:val="21"/>
                <w:szCs w:val="21"/>
              </w:rPr>
              <w:t>you</w:t>
            </w:r>
          </w:p>
        </w:tc>
        <w:tc>
          <w:tcPr>
            <w:tcW w:w="1167" w:type="dxa"/>
            <w:vAlign w:val="center"/>
          </w:tcPr>
          <w:p w14:paraId="4759FC35" w14:textId="77777777" w:rsidR="00FA3CFB" w:rsidRPr="00FB19D4" w:rsidRDefault="00FA3CFB"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168" w:type="dxa"/>
            <w:vAlign w:val="center"/>
          </w:tcPr>
          <w:p w14:paraId="622D6780" w14:textId="77777777" w:rsidR="00FA3CFB" w:rsidRPr="00FB19D4" w:rsidRDefault="00FA3CFB"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168" w:type="dxa"/>
            <w:vAlign w:val="center"/>
          </w:tcPr>
          <w:p w14:paraId="02E88913" w14:textId="77777777" w:rsidR="00FA3CFB" w:rsidRPr="00FB19D4" w:rsidRDefault="00FA3CFB"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167" w:type="dxa"/>
            <w:vAlign w:val="center"/>
          </w:tcPr>
          <w:p w14:paraId="2DDF3CC6" w14:textId="77777777" w:rsidR="00FA3CFB" w:rsidRPr="00FB19D4" w:rsidRDefault="00FA3CFB"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168" w:type="dxa"/>
            <w:vAlign w:val="center"/>
          </w:tcPr>
          <w:p w14:paraId="682B4B7A" w14:textId="77777777" w:rsidR="00FA3CFB" w:rsidRPr="00FB19D4" w:rsidRDefault="00FA3CFB"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168" w:type="dxa"/>
          </w:tcPr>
          <w:p w14:paraId="5FFB661A" w14:textId="77777777" w:rsidR="00FA3CFB" w:rsidRPr="00FB19D4" w:rsidRDefault="00FA3CFB"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168" w:type="dxa"/>
          </w:tcPr>
          <w:p w14:paraId="4A88EB08" w14:textId="77777777" w:rsidR="00FA3CFB" w:rsidRPr="00FB19D4" w:rsidRDefault="00FA3CFB" w:rsidP="00E95259">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r>
      <w:tr w:rsidR="00FA3CFB" w:rsidRPr="00FB19D4" w14:paraId="3FA7B568" w14:textId="77777777" w:rsidTr="00216A54">
        <w:trPr>
          <w:trHeight w:val="287"/>
        </w:trPr>
        <w:tc>
          <w:tcPr>
            <w:cnfStyle w:val="001000000000" w:firstRow="0" w:lastRow="0" w:firstColumn="1" w:lastColumn="0" w:oddVBand="0" w:evenVBand="0" w:oddHBand="0" w:evenHBand="0" w:firstRowFirstColumn="0" w:firstRowLastColumn="0" w:lastRowFirstColumn="0" w:lastRowLastColumn="0"/>
            <w:tcW w:w="2578" w:type="dxa"/>
            <w:vAlign w:val="center"/>
          </w:tcPr>
          <w:p w14:paraId="63A87AA5" w14:textId="760DCDA6" w:rsidR="00FA3CFB" w:rsidRDefault="008169AE" w:rsidP="00E95259">
            <w:pPr>
              <w:pStyle w:val="ListParagraph"/>
              <w:ind w:left="0"/>
              <w:rPr>
                <w:rFonts w:ascii="Roboto Condensed" w:hAnsi="Roboto Condensed"/>
                <w:b w:val="0"/>
                <w:sz w:val="21"/>
                <w:szCs w:val="21"/>
              </w:rPr>
            </w:pPr>
            <w:r>
              <w:rPr>
                <w:rFonts w:ascii="Roboto Condensed" w:hAnsi="Roboto Condensed"/>
                <w:b w:val="0"/>
                <w:sz w:val="21"/>
                <w:szCs w:val="21"/>
              </w:rPr>
              <w:t>You are now less inclined to conduct your financial business in</w:t>
            </w:r>
            <w:r w:rsidR="004414BB">
              <w:rPr>
                <w:rFonts w:ascii="Roboto Condensed" w:hAnsi="Roboto Condensed"/>
                <w:b w:val="0"/>
                <w:sz w:val="21"/>
                <w:szCs w:val="21"/>
              </w:rPr>
              <w:t xml:space="preserve"> </w:t>
            </w:r>
            <w:r>
              <w:rPr>
                <w:rFonts w:ascii="Roboto Condensed" w:hAnsi="Roboto Condensed"/>
                <w:b w:val="0"/>
                <w:sz w:val="21"/>
                <w:szCs w:val="21"/>
              </w:rPr>
              <w:t>person than in the past</w:t>
            </w:r>
          </w:p>
        </w:tc>
        <w:tc>
          <w:tcPr>
            <w:tcW w:w="1167" w:type="dxa"/>
            <w:vAlign w:val="center"/>
          </w:tcPr>
          <w:p w14:paraId="5175F30B" w14:textId="77777777" w:rsidR="00FA3CFB" w:rsidRPr="00FB19D4" w:rsidRDefault="00FA3CFB"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168" w:type="dxa"/>
            <w:vAlign w:val="center"/>
          </w:tcPr>
          <w:p w14:paraId="34F9C470" w14:textId="77777777" w:rsidR="00FA3CFB" w:rsidRPr="00FB19D4" w:rsidRDefault="00FA3CFB"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168" w:type="dxa"/>
            <w:vAlign w:val="center"/>
          </w:tcPr>
          <w:p w14:paraId="6CF1D58D" w14:textId="77777777" w:rsidR="00FA3CFB" w:rsidRPr="00FB19D4" w:rsidRDefault="00FA3CFB"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167" w:type="dxa"/>
            <w:vAlign w:val="center"/>
          </w:tcPr>
          <w:p w14:paraId="149A6C66" w14:textId="77777777" w:rsidR="00FA3CFB" w:rsidRPr="00FB19D4" w:rsidRDefault="00FA3CFB"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168" w:type="dxa"/>
            <w:vAlign w:val="center"/>
          </w:tcPr>
          <w:p w14:paraId="033D475F" w14:textId="77777777" w:rsidR="00FA3CFB" w:rsidRPr="00FB19D4" w:rsidRDefault="00FA3CFB"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168" w:type="dxa"/>
          </w:tcPr>
          <w:p w14:paraId="60E7B178" w14:textId="77777777" w:rsidR="00FA3CFB" w:rsidRPr="00FB19D4" w:rsidRDefault="00FA3CFB"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168" w:type="dxa"/>
          </w:tcPr>
          <w:p w14:paraId="33903E03" w14:textId="77777777" w:rsidR="00FA3CFB" w:rsidRPr="00FB19D4" w:rsidRDefault="00FA3CFB" w:rsidP="00E9525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r>
    </w:tbl>
    <w:p w14:paraId="7ECC908D" w14:textId="6608AE56" w:rsidR="00AD3C21" w:rsidRPr="002B06F3" w:rsidRDefault="00AD3C21" w:rsidP="00AD3C21">
      <w:pPr>
        <w:pStyle w:val="ListParagraph"/>
        <w:spacing w:after="0" w:line="240" w:lineRule="auto"/>
        <w:ind w:left="360"/>
        <w:rPr>
          <w:sz w:val="10"/>
          <w:szCs w:val="10"/>
        </w:rPr>
      </w:pPr>
    </w:p>
    <w:p w14:paraId="1F218392" w14:textId="757D288F" w:rsidR="0033098F" w:rsidRPr="00FB19D4" w:rsidRDefault="0033098F" w:rsidP="00E95259">
      <w:pPr>
        <w:pStyle w:val="ListParagraph"/>
        <w:spacing w:line="240" w:lineRule="auto"/>
        <w:ind w:left="0"/>
        <w:rPr>
          <w:rFonts w:asciiTheme="majorHAnsi" w:hAnsiTheme="majorHAnsi" w:cstheme="minorHAnsi"/>
          <w:b/>
          <w:color w:val="062138" w:themeColor="text2"/>
          <w:sz w:val="21"/>
          <w:szCs w:val="21"/>
        </w:rPr>
      </w:pPr>
      <w:r w:rsidRPr="00FB19D4">
        <w:rPr>
          <w:rFonts w:asciiTheme="majorHAnsi" w:hAnsiTheme="majorHAnsi" w:cstheme="minorHAnsi"/>
          <w:b/>
          <w:color w:val="062138" w:themeColor="text2"/>
          <w:sz w:val="21"/>
          <w:szCs w:val="21"/>
        </w:rPr>
        <w:t>Financial &amp; Succession Planning:</w:t>
      </w:r>
    </w:p>
    <w:p w14:paraId="63C12FA2" w14:textId="60FD2439" w:rsidR="0033098F" w:rsidRPr="00FB19D4" w:rsidRDefault="0033098F" w:rsidP="00E95259">
      <w:pPr>
        <w:pStyle w:val="ListParagraph"/>
        <w:spacing w:line="240" w:lineRule="auto"/>
        <w:ind w:left="0"/>
        <w:rPr>
          <w:rFonts w:cstheme="minorHAnsi"/>
          <w:i/>
          <w:sz w:val="21"/>
          <w:szCs w:val="21"/>
        </w:rPr>
      </w:pPr>
      <w:r w:rsidRPr="00FB19D4">
        <w:rPr>
          <w:rFonts w:cstheme="minorHAnsi"/>
          <w:i/>
          <w:sz w:val="21"/>
          <w:szCs w:val="21"/>
        </w:rPr>
        <w:t>The following questions will help us to better understand the financial planning you have completed for your business as well as yourself.</w:t>
      </w:r>
    </w:p>
    <w:p w14:paraId="5C4DF68B" w14:textId="2E0D38DB" w:rsidR="0033098F" w:rsidRPr="00FB19D4" w:rsidRDefault="0033098F" w:rsidP="00E95259">
      <w:pPr>
        <w:pStyle w:val="ListParagraph"/>
        <w:spacing w:after="0" w:line="240" w:lineRule="auto"/>
        <w:ind w:left="360"/>
        <w:rPr>
          <w:rFonts w:ascii="Roboto Condensed" w:hAnsi="Roboto Condensed"/>
          <w:sz w:val="21"/>
          <w:szCs w:val="21"/>
        </w:rPr>
      </w:pPr>
    </w:p>
    <w:p w14:paraId="2A987690" w14:textId="0BF449DD" w:rsidR="00430D2A" w:rsidRPr="00FB19D4" w:rsidRDefault="00493270" w:rsidP="00F84DC2">
      <w:pPr>
        <w:pStyle w:val="ListParagraph"/>
        <w:numPr>
          <w:ilvl w:val="0"/>
          <w:numId w:val="6"/>
        </w:numPr>
        <w:spacing w:after="0" w:line="240" w:lineRule="auto"/>
        <w:rPr>
          <w:rFonts w:cstheme="minorHAnsi"/>
          <w:sz w:val="21"/>
          <w:szCs w:val="21"/>
        </w:rPr>
      </w:pPr>
      <w:r w:rsidRPr="00FB19D4">
        <w:rPr>
          <w:rFonts w:cstheme="minorHAnsi"/>
          <w:sz w:val="21"/>
          <w:szCs w:val="21"/>
        </w:rPr>
        <w:t>How many</w:t>
      </w:r>
      <w:r w:rsidR="00430D2A" w:rsidRPr="00FB19D4">
        <w:rPr>
          <w:rFonts w:cstheme="minorHAnsi"/>
          <w:sz w:val="21"/>
          <w:szCs w:val="21"/>
        </w:rPr>
        <w:t xml:space="preserve"> professionals (i.e. accountant, lawyer, financial advisor, etc.)</w:t>
      </w:r>
      <w:r w:rsidRPr="00FB19D4">
        <w:rPr>
          <w:rFonts w:cstheme="minorHAnsi"/>
          <w:sz w:val="21"/>
          <w:szCs w:val="21"/>
        </w:rPr>
        <w:t xml:space="preserve"> do you use</w:t>
      </w:r>
      <w:r w:rsidR="00430D2A" w:rsidRPr="00FB19D4">
        <w:rPr>
          <w:rFonts w:cstheme="minorHAnsi"/>
          <w:sz w:val="21"/>
          <w:szCs w:val="21"/>
        </w:rPr>
        <w:t xml:space="preserve"> to help you with your business and/or personal finances?</w:t>
      </w:r>
    </w:p>
    <w:p w14:paraId="7D14A41F" w14:textId="3B8B0DEA" w:rsidR="003310F1" w:rsidRPr="00FB19D4" w:rsidRDefault="003310F1" w:rsidP="003310F1">
      <w:pPr>
        <w:spacing w:after="0" w:line="240" w:lineRule="auto"/>
        <w:ind w:left="360"/>
        <w:rPr>
          <w:rFonts w:cstheme="minorHAnsi"/>
          <w:sz w:val="21"/>
          <w:szCs w:val="21"/>
        </w:rPr>
      </w:pPr>
      <w:r w:rsidRPr="00FB19D4">
        <w:rPr>
          <w:rFonts w:cstheme="minorHAnsi"/>
          <w:sz w:val="21"/>
          <w:szCs w:val="21"/>
        </w:rPr>
        <w:t>_______________________</w:t>
      </w:r>
    </w:p>
    <w:p w14:paraId="075621E1" w14:textId="6B37C336" w:rsidR="00430D2A" w:rsidRPr="00FB19D4" w:rsidRDefault="00430D2A" w:rsidP="00F84DC2">
      <w:pPr>
        <w:pStyle w:val="ListParagraph"/>
        <w:numPr>
          <w:ilvl w:val="0"/>
          <w:numId w:val="14"/>
        </w:numPr>
        <w:spacing w:after="0" w:line="240" w:lineRule="auto"/>
        <w:rPr>
          <w:rFonts w:cstheme="minorHAnsi"/>
          <w:sz w:val="21"/>
          <w:szCs w:val="21"/>
        </w:rPr>
      </w:pPr>
      <w:r w:rsidRPr="00FB19D4">
        <w:rPr>
          <w:rFonts w:cstheme="minorHAnsi"/>
          <w:sz w:val="21"/>
          <w:szCs w:val="21"/>
        </w:rPr>
        <w:t>No</w:t>
      </w:r>
      <w:r w:rsidR="003310F1" w:rsidRPr="00FB19D4">
        <w:rPr>
          <w:rFonts w:cstheme="minorHAnsi"/>
          <w:sz w:val="21"/>
          <w:szCs w:val="21"/>
        </w:rPr>
        <w:t>ne</w:t>
      </w:r>
      <w:r w:rsidRPr="00FB19D4">
        <w:rPr>
          <w:rFonts w:cstheme="minorHAnsi"/>
          <w:sz w:val="21"/>
          <w:szCs w:val="21"/>
        </w:rPr>
        <w:t xml:space="preserve"> – </w:t>
      </w:r>
      <w:r w:rsidRPr="00FB19D4">
        <w:rPr>
          <w:rFonts w:cstheme="minorHAnsi"/>
          <w:b/>
          <w:sz w:val="21"/>
          <w:szCs w:val="21"/>
        </w:rPr>
        <w:t xml:space="preserve">SKIP TO </w:t>
      </w:r>
      <w:r w:rsidR="003E68C1" w:rsidRPr="00FB19D4">
        <w:rPr>
          <w:rFonts w:cstheme="minorHAnsi"/>
          <w:b/>
          <w:sz w:val="21"/>
          <w:szCs w:val="21"/>
        </w:rPr>
        <w:t>Q</w:t>
      </w:r>
      <w:r w:rsidR="003E68C1">
        <w:rPr>
          <w:rFonts w:cstheme="minorHAnsi"/>
          <w:b/>
          <w:sz w:val="21"/>
          <w:szCs w:val="21"/>
        </w:rPr>
        <w:t>3</w:t>
      </w:r>
      <w:r w:rsidR="00CD766B">
        <w:rPr>
          <w:rFonts w:cstheme="minorHAnsi"/>
          <w:b/>
          <w:sz w:val="21"/>
          <w:szCs w:val="21"/>
        </w:rPr>
        <w:t>8</w:t>
      </w:r>
    </w:p>
    <w:p w14:paraId="2128E879" w14:textId="66138D3E" w:rsidR="00430D2A" w:rsidRPr="00FB19D4" w:rsidRDefault="00430D2A" w:rsidP="00F84DC2">
      <w:pPr>
        <w:pStyle w:val="ListParagraph"/>
        <w:numPr>
          <w:ilvl w:val="0"/>
          <w:numId w:val="14"/>
        </w:numPr>
        <w:spacing w:after="0" w:line="240" w:lineRule="auto"/>
        <w:rPr>
          <w:rFonts w:cstheme="minorHAnsi"/>
          <w:sz w:val="21"/>
          <w:szCs w:val="21"/>
        </w:rPr>
      </w:pPr>
      <w:r w:rsidRPr="00FB19D4">
        <w:rPr>
          <w:rFonts w:cstheme="minorHAnsi"/>
          <w:sz w:val="21"/>
          <w:szCs w:val="21"/>
        </w:rPr>
        <w:t xml:space="preserve">Not sure </w:t>
      </w:r>
      <w:r w:rsidRPr="00FB19D4">
        <w:rPr>
          <w:rFonts w:cstheme="minorHAnsi"/>
          <w:b/>
          <w:sz w:val="21"/>
          <w:szCs w:val="21"/>
        </w:rPr>
        <w:t xml:space="preserve">– SKIP TO </w:t>
      </w:r>
      <w:r w:rsidR="003E68C1" w:rsidRPr="00FB19D4">
        <w:rPr>
          <w:rFonts w:cstheme="minorHAnsi"/>
          <w:b/>
          <w:sz w:val="21"/>
          <w:szCs w:val="21"/>
        </w:rPr>
        <w:t>Q</w:t>
      </w:r>
      <w:r w:rsidR="003E68C1">
        <w:rPr>
          <w:rFonts w:cstheme="minorHAnsi"/>
          <w:b/>
          <w:sz w:val="21"/>
          <w:szCs w:val="21"/>
        </w:rPr>
        <w:t>3</w:t>
      </w:r>
      <w:r w:rsidR="00CD766B">
        <w:rPr>
          <w:rFonts w:cstheme="minorHAnsi"/>
          <w:b/>
          <w:sz w:val="21"/>
          <w:szCs w:val="21"/>
        </w:rPr>
        <w:t>8</w:t>
      </w:r>
    </w:p>
    <w:p w14:paraId="14A7AFBF" w14:textId="07C772B9" w:rsidR="00430D2A" w:rsidRPr="008169AE" w:rsidRDefault="00430D2A" w:rsidP="00F84DC2">
      <w:pPr>
        <w:pStyle w:val="ListParagraph"/>
        <w:numPr>
          <w:ilvl w:val="0"/>
          <w:numId w:val="14"/>
        </w:numPr>
        <w:spacing w:after="0" w:line="240" w:lineRule="auto"/>
        <w:rPr>
          <w:rFonts w:cstheme="minorHAnsi"/>
          <w:sz w:val="21"/>
          <w:szCs w:val="21"/>
        </w:rPr>
      </w:pPr>
      <w:r w:rsidRPr="00FB19D4">
        <w:rPr>
          <w:rFonts w:cstheme="minorHAnsi"/>
          <w:sz w:val="21"/>
          <w:szCs w:val="21"/>
        </w:rPr>
        <w:t xml:space="preserve">Prefer not to respond </w:t>
      </w:r>
      <w:r w:rsidRPr="00FB19D4">
        <w:rPr>
          <w:rFonts w:cstheme="minorHAnsi"/>
          <w:b/>
          <w:sz w:val="21"/>
          <w:szCs w:val="21"/>
        </w:rPr>
        <w:t xml:space="preserve">– SKIP TO </w:t>
      </w:r>
      <w:r w:rsidR="003E68C1" w:rsidRPr="00FB19D4">
        <w:rPr>
          <w:rFonts w:cstheme="minorHAnsi"/>
          <w:b/>
          <w:sz w:val="21"/>
          <w:szCs w:val="21"/>
        </w:rPr>
        <w:t>Q</w:t>
      </w:r>
      <w:r w:rsidR="003E68C1">
        <w:rPr>
          <w:rFonts w:cstheme="minorHAnsi"/>
          <w:b/>
          <w:sz w:val="21"/>
          <w:szCs w:val="21"/>
        </w:rPr>
        <w:t>3</w:t>
      </w:r>
      <w:r w:rsidR="00CD766B">
        <w:rPr>
          <w:rFonts w:cstheme="minorHAnsi"/>
          <w:b/>
          <w:sz w:val="21"/>
          <w:szCs w:val="21"/>
        </w:rPr>
        <w:t>8</w:t>
      </w:r>
    </w:p>
    <w:p w14:paraId="64389052" w14:textId="28C664D2" w:rsidR="00832C4A" w:rsidRDefault="00832C4A" w:rsidP="008169AE">
      <w:pPr>
        <w:pStyle w:val="ListParagraph"/>
        <w:spacing w:after="0" w:line="240" w:lineRule="auto"/>
        <w:rPr>
          <w:rFonts w:cstheme="minorHAnsi"/>
          <w:sz w:val="21"/>
          <w:szCs w:val="21"/>
        </w:rPr>
      </w:pPr>
    </w:p>
    <w:p w14:paraId="10EE276A" w14:textId="77777777" w:rsidR="00F74318" w:rsidRPr="00FB19D4" w:rsidRDefault="00F74318" w:rsidP="00F74318">
      <w:pPr>
        <w:pStyle w:val="ListParagraph"/>
        <w:numPr>
          <w:ilvl w:val="0"/>
          <w:numId w:val="6"/>
        </w:numPr>
        <w:spacing w:after="0" w:line="240" w:lineRule="auto"/>
        <w:rPr>
          <w:sz w:val="21"/>
          <w:szCs w:val="21"/>
        </w:rPr>
      </w:pPr>
      <w:r w:rsidRPr="00FB19D4">
        <w:rPr>
          <w:sz w:val="21"/>
          <w:szCs w:val="21"/>
        </w:rPr>
        <w:t>What insights/advice do you receive from your professional(s) that is of greatest value to you?</w:t>
      </w:r>
    </w:p>
    <w:p w14:paraId="1B6AC3AF" w14:textId="77777777" w:rsidR="00F74318" w:rsidRPr="00FB19D4" w:rsidRDefault="00F74318" w:rsidP="00F74318">
      <w:pPr>
        <w:spacing w:after="0" w:line="240" w:lineRule="auto"/>
        <w:rPr>
          <w:rFonts w:asciiTheme="minorHAnsi" w:hAnsiTheme="minorHAnsi"/>
          <w:sz w:val="21"/>
          <w:szCs w:val="21"/>
        </w:rPr>
      </w:pPr>
      <w:r w:rsidRPr="00FB19D4">
        <w:rPr>
          <w:sz w:val="21"/>
          <w:szCs w:val="21"/>
        </w:rPr>
        <w:t>________________________________________________________________________________________________________________________________________________________________________________________________________________________________________________________</w:t>
      </w:r>
    </w:p>
    <w:p w14:paraId="3AD57913" w14:textId="42BB3A7E" w:rsidR="00AD3C21" w:rsidRDefault="00AD3C21" w:rsidP="00AD3C21">
      <w:pPr>
        <w:pStyle w:val="ListParagraph"/>
        <w:spacing w:after="0" w:line="240" w:lineRule="auto"/>
        <w:rPr>
          <w:rFonts w:cstheme="minorHAnsi"/>
          <w:sz w:val="21"/>
          <w:szCs w:val="21"/>
        </w:rPr>
      </w:pPr>
    </w:p>
    <w:p w14:paraId="2894D92E" w14:textId="16891D12" w:rsidR="007C237D" w:rsidRPr="00FB19D4" w:rsidRDefault="007C237D" w:rsidP="00F84DC2">
      <w:pPr>
        <w:pStyle w:val="ListParagraph"/>
        <w:numPr>
          <w:ilvl w:val="0"/>
          <w:numId w:val="6"/>
        </w:numPr>
        <w:spacing w:after="0" w:line="240" w:lineRule="auto"/>
        <w:rPr>
          <w:rFonts w:cstheme="minorHAnsi"/>
          <w:sz w:val="21"/>
          <w:szCs w:val="21"/>
        </w:rPr>
      </w:pPr>
      <w:r w:rsidRPr="00FB19D4">
        <w:rPr>
          <w:rFonts w:cstheme="minorHAnsi"/>
          <w:sz w:val="21"/>
          <w:szCs w:val="21"/>
        </w:rPr>
        <w:t xml:space="preserve">Which of the following professionals do you use for…? </w:t>
      </w:r>
      <w:r w:rsidRPr="00FB19D4">
        <w:rPr>
          <w:rFonts w:cstheme="minorHAnsi"/>
          <w:b/>
          <w:sz w:val="21"/>
          <w:szCs w:val="21"/>
        </w:rPr>
        <w:t>[SELECT ALL THAT APPLY]</w:t>
      </w:r>
    </w:p>
    <w:tbl>
      <w:tblPr>
        <w:tblStyle w:val="GridTable6Colorful-Accent1"/>
        <w:tblW w:w="0" w:type="auto"/>
        <w:tblLook w:val="04A0" w:firstRow="1" w:lastRow="0" w:firstColumn="1" w:lastColumn="0" w:noHBand="0" w:noVBand="1"/>
      </w:tblPr>
      <w:tblGrid>
        <w:gridCol w:w="5845"/>
        <w:gridCol w:w="1966"/>
        <w:gridCol w:w="1967"/>
      </w:tblGrid>
      <w:tr w:rsidR="007C237D" w:rsidRPr="00FB19D4" w14:paraId="3B4FDA5D" w14:textId="77777777" w:rsidTr="003310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45" w:type="dxa"/>
          </w:tcPr>
          <w:p w14:paraId="1D7BAB57" w14:textId="77777777" w:rsidR="007C237D" w:rsidRPr="00FB19D4" w:rsidRDefault="007C237D" w:rsidP="00E95259">
            <w:pPr>
              <w:pStyle w:val="Header"/>
              <w:tabs>
                <w:tab w:val="clear" w:pos="4680"/>
                <w:tab w:val="clear" w:pos="9360"/>
              </w:tabs>
              <w:rPr>
                <w:rFonts w:asciiTheme="minorHAnsi" w:hAnsiTheme="minorHAnsi" w:cs="Calibri"/>
                <w:color w:val="auto"/>
                <w:sz w:val="21"/>
                <w:szCs w:val="21"/>
                <w:lang w:val="en-US"/>
              </w:rPr>
            </w:pPr>
          </w:p>
        </w:tc>
        <w:tc>
          <w:tcPr>
            <w:tcW w:w="1966" w:type="dxa"/>
            <w:vAlign w:val="center"/>
          </w:tcPr>
          <w:p w14:paraId="2C68DC15" w14:textId="0049E7EC" w:rsidR="007C237D" w:rsidRPr="00FB19D4" w:rsidRDefault="007C237D" w:rsidP="003310F1">
            <w:pPr>
              <w:pStyle w:val="Header"/>
              <w:tabs>
                <w:tab w:val="clear" w:pos="4680"/>
                <w:tab w:val="clear" w:pos="9360"/>
              </w:tab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Calibri"/>
                <w:color w:val="auto"/>
                <w:sz w:val="21"/>
                <w:szCs w:val="21"/>
                <w:lang w:val="en-US"/>
              </w:rPr>
            </w:pPr>
            <w:r w:rsidRPr="00FB19D4">
              <w:rPr>
                <w:rFonts w:asciiTheme="minorHAnsi" w:hAnsiTheme="minorHAnsi" w:cs="Calibri"/>
                <w:color w:val="auto"/>
                <w:sz w:val="21"/>
                <w:szCs w:val="21"/>
                <w:lang w:val="en-US"/>
              </w:rPr>
              <w:t>Your business</w:t>
            </w:r>
          </w:p>
        </w:tc>
        <w:tc>
          <w:tcPr>
            <w:tcW w:w="1967" w:type="dxa"/>
            <w:vAlign w:val="center"/>
          </w:tcPr>
          <w:p w14:paraId="4DCFE34D" w14:textId="62AC7BD3" w:rsidR="007C237D" w:rsidRPr="00FB19D4" w:rsidRDefault="007C237D" w:rsidP="003310F1">
            <w:pPr>
              <w:pStyle w:val="Header"/>
              <w:tabs>
                <w:tab w:val="clear" w:pos="4680"/>
                <w:tab w:val="clear" w:pos="9360"/>
              </w:tab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Calibri"/>
                <w:color w:val="auto"/>
                <w:sz w:val="21"/>
                <w:szCs w:val="21"/>
                <w:lang w:val="en-US"/>
              </w:rPr>
            </w:pPr>
            <w:r w:rsidRPr="00FB19D4">
              <w:rPr>
                <w:rFonts w:asciiTheme="minorHAnsi" w:hAnsiTheme="minorHAnsi" w:cs="Calibri"/>
                <w:color w:val="auto"/>
                <w:sz w:val="21"/>
                <w:szCs w:val="21"/>
                <w:lang w:val="en-US"/>
              </w:rPr>
              <w:t>Your personal finances</w:t>
            </w:r>
          </w:p>
        </w:tc>
      </w:tr>
      <w:tr w:rsidR="007C237D" w:rsidRPr="00FB19D4" w14:paraId="7AD08B61" w14:textId="0E4EA84C" w:rsidTr="003310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45" w:type="dxa"/>
          </w:tcPr>
          <w:p w14:paraId="2E61D90D" w14:textId="77777777" w:rsidR="007C237D" w:rsidRPr="00FB19D4" w:rsidRDefault="007C237D" w:rsidP="00E95259">
            <w:pPr>
              <w:pStyle w:val="Header"/>
              <w:tabs>
                <w:tab w:val="clear" w:pos="4680"/>
                <w:tab w:val="clear" w:pos="9360"/>
              </w:tabs>
              <w:rPr>
                <w:rFonts w:asciiTheme="minorHAnsi" w:hAnsiTheme="minorHAnsi" w:cs="Calibri"/>
                <w:color w:val="auto"/>
                <w:sz w:val="21"/>
                <w:szCs w:val="21"/>
                <w:lang w:val="en-US"/>
              </w:rPr>
            </w:pPr>
            <w:r w:rsidRPr="00FB19D4">
              <w:rPr>
                <w:rFonts w:asciiTheme="minorHAnsi" w:hAnsiTheme="minorHAnsi" w:cs="Calibri"/>
                <w:color w:val="auto"/>
                <w:sz w:val="21"/>
                <w:szCs w:val="21"/>
                <w:lang w:val="en-US"/>
              </w:rPr>
              <w:t xml:space="preserve">Accountant </w:t>
            </w:r>
          </w:p>
        </w:tc>
        <w:tc>
          <w:tcPr>
            <w:tcW w:w="1966" w:type="dxa"/>
          </w:tcPr>
          <w:p w14:paraId="02F47D6C" w14:textId="723BB64E" w:rsidR="007C237D" w:rsidRPr="00FB19D4" w:rsidRDefault="007C237D" w:rsidP="003310F1">
            <w:pPr>
              <w:pStyle w:val="Header"/>
              <w:tabs>
                <w:tab w:val="clear" w:pos="4680"/>
                <w:tab w:val="clear" w:pos="9360"/>
              </w:tabs>
              <w:ind w:left="346"/>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color w:val="auto"/>
                <w:sz w:val="21"/>
                <w:szCs w:val="21"/>
                <w:lang w:val="en-US"/>
              </w:rPr>
            </w:pPr>
          </w:p>
        </w:tc>
        <w:tc>
          <w:tcPr>
            <w:tcW w:w="1967" w:type="dxa"/>
          </w:tcPr>
          <w:p w14:paraId="7A9B2573" w14:textId="4A14D0DA" w:rsidR="007C237D" w:rsidRPr="00FB19D4" w:rsidRDefault="007C237D" w:rsidP="003310F1">
            <w:pPr>
              <w:pStyle w:val="Header"/>
              <w:tabs>
                <w:tab w:val="clear" w:pos="4680"/>
                <w:tab w:val="clear" w:pos="9360"/>
              </w:tabs>
              <w:ind w:left="36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color w:val="auto"/>
                <w:sz w:val="21"/>
                <w:szCs w:val="21"/>
                <w:lang w:val="en-US"/>
              </w:rPr>
            </w:pPr>
          </w:p>
        </w:tc>
      </w:tr>
      <w:tr w:rsidR="007C237D" w:rsidRPr="00FB19D4" w14:paraId="25A9837D" w14:textId="2CF8B5AC" w:rsidTr="003310F1">
        <w:tc>
          <w:tcPr>
            <w:cnfStyle w:val="001000000000" w:firstRow="0" w:lastRow="0" w:firstColumn="1" w:lastColumn="0" w:oddVBand="0" w:evenVBand="0" w:oddHBand="0" w:evenHBand="0" w:firstRowFirstColumn="0" w:firstRowLastColumn="0" w:lastRowFirstColumn="0" w:lastRowLastColumn="0"/>
            <w:tcW w:w="5845" w:type="dxa"/>
          </w:tcPr>
          <w:p w14:paraId="2D8014C5" w14:textId="77777777" w:rsidR="007C237D" w:rsidRPr="00FB19D4" w:rsidRDefault="007C237D" w:rsidP="00E95259">
            <w:pPr>
              <w:pStyle w:val="Header"/>
              <w:tabs>
                <w:tab w:val="clear" w:pos="4680"/>
                <w:tab w:val="clear" w:pos="9360"/>
              </w:tabs>
              <w:rPr>
                <w:rFonts w:asciiTheme="minorHAnsi" w:hAnsiTheme="minorHAnsi" w:cs="Calibri"/>
                <w:color w:val="auto"/>
                <w:sz w:val="21"/>
                <w:szCs w:val="21"/>
                <w:lang w:val="en-US"/>
              </w:rPr>
            </w:pPr>
            <w:r w:rsidRPr="00FB19D4">
              <w:rPr>
                <w:rFonts w:asciiTheme="minorHAnsi" w:hAnsiTheme="minorHAnsi" w:cs="Calibri"/>
                <w:color w:val="auto"/>
                <w:sz w:val="21"/>
                <w:szCs w:val="21"/>
                <w:lang w:val="en-US"/>
              </w:rPr>
              <w:t>Lawyer</w:t>
            </w:r>
          </w:p>
        </w:tc>
        <w:tc>
          <w:tcPr>
            <w:tcW w:w="1966" w:type="dxa"/>
          </w:tcPr>
          <w:p w14:paraId="51FE8779" w14:textId="2B2C1078" w:rsidR="007C237D" w:rsidRPr="00FB19D4" w:rsidRDefault="007C237D" w:rsidP="003310F1">
            <w:pPr>
              <w:pStyle w:val="Header"/>
              <w:tabs>
                <w:tab w:val="clear" w:pos="4680"/>
                <w:tab w:val="clear" w:pos="9360"/>
              </w:tabs>
              <w:ind w:left="54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color w:val="auto"/>
                <w:sz w:val="21"/>
                <w:szCs w:val="21"/>
                <w:lang w:val="en-US"/>
              </w:rPr>
            </w:pPr>
          </w:p>
        </w:tc>
        <w:tc>
          <w:tcPr>
            <w:tcW w:w="1967" w:type="dxa"/>
          </w:tcPr>
          <w:p w14:paraId="5C5E5BED" w14:textId="1B9D218D" w:rsidR="007C237D" w:rsidRPr="00FB19D4" w:rsidRDefault="007C237D" w:rsidP="003310F1">
            <w:pPr>
              <w:pStyle w:val="Header"/>
              <w:tabs>
                <w:tab w:val="clear" w:pos="4680"/>
                <w:tab w:val="clear" w:pos="9360"/>
              </w:tabs>
              <w:ind w:left="3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color w:val="auto"/>
                <w:sz w:val="21"/>
                <w:szCs w:val="21"/>
                <w:lang w:val="en-US"/>
              </w:rPr>
            </w:pPr>
          </w:p>
        </w:tc>
      </w:tr>
      <w:tr w:rsidR="007C237D" w:rsidRPr="00FB19D4" w14:paraId="17156C1C" w14:textId="2AF98823" w:rsidTr="003310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45" w:type="dxa"/>
          </w:tcPr>
          <w:p w14:paraId="34EF1EB4" w14:textId="77777777" w:rsidR="007C237D" w:rsidRPr="00FB19D4" w:rsidRDefault="007C237D" w:rsidP="00E95259">
            <w:pPr>
              <w:pStyle w:val="Header"/>
              <w:tabs>
                <w:tab w:val="clear" w:pos="4680"/>
                <w:tab w:val="clear" w:pos="9360"/>
              </w:tabs>
              <w:rPr>
                <w:rFonts w:asciiTheme="minorHAnsi" w:hAnsiTheme="minorHAnsi" w:cs="Calibri"/>
                <w:b w:val="0"/>
                <w:bCs w:val="0"/>
                <w:color w:val="auto"/>
                <w:sz w:val="21"/>
                <w:szCs w:val="21"/>
                <w:lang w:val="en-US"/>
              </w:rPr>
            </w:pPr>
            <w:r w:rsidRPr="00FB19D4">
              <w:rPr>
                <w:rFonts w:asciiTheme="minorHAnsi" w:hAnsiTheme="minorHAnsi" w:cs="Calibri"/>
                <w:color w:val="auto"/>
                <w:sz w:val="21"/>
                <w:szCs w:val="21"/>
                <w:lang w:val="en-US"/>
              </w:rPr>
              <w:t xml:space="preserve">Financial advisor </w:t>
            </w:r>
          </w:p>
          <w:p w14:paraId="7326158B" w14:textId="3A504836" w:rsidR="007C237D" w:rsidRPr="00FB19D4" w:rsidRDefault="007C237D" w:rsidP="00E95259">
            <w:pPr>
              <w:pStyle w:val="Header"/>
              <w:tabs>
                <w:tab w:val="clear" w:pos="4680"/>
                <w:tab w:val="clear" w:pos="9360"/>
              </w:tabs>
              <w:rPr>
                <w:rFonts w:asciiTheme="minorHAnsi" w:hAnsiTheme="minorHAnsi" w:cs="Calibri"/>
                <w:b w:val="0"/>
                <w:color w:val="auto"/>
                <w:sz w:val="21"/>
                <w:szCs w:val="21"/>
                <w:lang w:val="en-US"/>
              </w:rPr>
            </w:pPr>
            <w:r w:rsidRPr="00FB19D4">
              <w:rPr>
                <w:rFonts w:asciiTheme="minorHAnsi" w:hAnsiTheme="minorHAnsi" w:cs="Calibri"/>
                <w:b w:val="0"/>
                <w:color w:val="auto"/>
                <w:sz w:val="20"/>
                <w:szCs w:val="21"/>
                <w:lang w:val="en-US"/>
              </w:rPr>
              <w:t>(e.g. someone who advises you about investments and insurance)</w:t>
            </w:r>
          </w:p>
        </w:tc>
        <w:tc>
          <w:tcPr>
            <w:tcW w:w="1966" w:type="dxa"/>
          </w:tcPr>
          <w:p w14:paraId="14C0F44C" w14:textId="4B57C9AE" w:rsidR="007C237D" w:rsidRPr="00FB19D4" w:rsidRDefault="007C237D" w:rsidP="003310F1">
            <w:pPr>
              <w:pStyle w:val="Header"/>
              <w:tabs>
                <w:tab w:val="clear" w:pos="4680"/>
                <w:tab w:val="clear" w:pos="9360"/>
              </w:tabs>
              <w:ind w:left="54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color w:val="auto"/>
                <w:sz w:val="21"/>
                <w:szCs w:val="21"/>
                <w:lang w:val="en-US"/>
              </w:rPr>
            </w:pPr>
          </w:p>
        </w:tc>
        <w:tc>
          <w:tcPr>
            <w:tcW w:w="1967" w:type="dxa"/>
          </w:tcPr>
          <w:p w14:paraId="41E875EA" w14:textId="761CD657" w:rsidR="007C237D" w:rsidRPr="00FB19D4" w:rsidRDefault="007C237D" w:rsidP="003310F1">
            <w:pPr>
              <w:pStyle w:val="Header"/>
              <w:tabs>
                <w:tab w:val="clear" w:pos="4680"/>
                <w:tab w:val="clear" w:pos="9360"/>
              </w:tabs>
              <w:ind w:left="36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color w:val="auto"/>
                <w:sz w:val="21"/>
                <w:szCs w:val="21"/>
                <w:lang w:val="en-US"/>
              </w:rPr>
            </w:pPr>
          </w:p>
        </w:tc>
      </w:tr>
      <w:tr w:rsidR="007C237D" w:rsidRPr="00FB19D4" w14:paraId="79EE0B48" w14:textId="0E006BA0" w:rsidTr="003310F1">
        <w:tc>
          <w:tcPr>
            <w:cnfStyle w:val="001000000000" w:firstRow="0" w:lastRow="0" w:firstColumn="1" w:lastColumn="0" w:oddVBand="0" w:evenVBand="0" w:oddHBand="0" w:evenHBand="0" w:firstRowFirstColumn="0" w:firstRowLastColumn="0" w:lastRowFirstColumn="0" w:lastRowLastColumn="0"/>
            <w:tcW w:w="5845" w:type="dxa"/>
          </w:tcPr>
          <w:p w14:paraId="59E6DF15" w14:textId="77777777" w:rsidR="007C237D" w:rsidRPr="00FB19D4" w:rsidRDefault="007C237D" w:rsidP="00E95259">
            <w:pPr>
              <w:pStyle w:val="Header"/>
              <w:tabs>
                <w:tab w:val="clear" w:pos="4680"/>
                <w:tab w:val="clear" w:pos="9360"/>
              </w:tabs>
              <w:rPr>
                <w:rFonts w:asciiTheme="minorHAnsi" w:hAnsiTheme="minorHAnsi" w:cs="Calibri"/>
                <w:b w:val="0"/>
                <w:bCs w:val="0"/>
                <w:color w:val="auto"/>
                <w:sz w:val="21"/>
                <w:szCs w:val="21"/>
                <w:lang w:val="en-US"/>
              </w:rPr>
            </w:pPr>
            <w:r w:rsidRPr="00FB19D4">
              <w:rPr>
                <w:rFonts w:asciiTheme="minorHAnsi" w:hAnsiTheme="minorHAnsi" w:cs="Calibri"/>
                <w:color w:val="auto"/>
                <w:sz w:val="21"/>
                <w:szCs w:val="21"/>
                <w:lang w:val="en-US"/>
              </w:rPr>
              <w:t xml:space="preserve">Estate Planning Specialist </w:t>
            </w:r>
          </w:p>
          <w:p w14:paraId="2BE13654" w14:textId="5479A61F" w:rsidR="007C237D" w:rsidRPr="00FB19D4" w:rsidRDefault="007C237D" w:rsidP="00E95259">
            <w:pPr>
              <w:pStyle w:val="Header"/>
              <w:tabs>
                <w:tab w:val="clear" w:pos="4680"/>
                <w:tab w:val="clear" w:pos="9360"/>
              </w:tabs>
              <w:rPr>
                <w:rFonts w:asciiTheme="minorHAnsi" w:hAnsiTheme="minorHAnsi" w:cs="Calibri"/>
                <w:b w:val="0"/>
                <w:color w:val="auto"/>
                <w:sz w:val="21"/>
                <w:szCs w:val="21"/>
                <w:lang w:val="en-US"/>
              </w:rPr>
            </w:pPr>
            <w:r w:rsidRPr="00FB19D4">
              <w:rPr>
                <w:rFonts w:asciiTheme="minorHAnsi" w:hAnsiTheme="minorHAnsi" w:cs="Calibri"/>
                <w:b w:val="0"/>
                <w:color w:val="auto"/>
                <w:sz w:val="20"/>
                <w:szCs w:val="21"/>
                <w:lang w:val="en-US"/>
              </w:rPr>
              <w:t>(e.g. someone who exclusively helps you with estate planning)</w:t>
            </w:r>
          </w:p>
        </w:tc>
        <w:tc>
          <w:tcPr>
            <w:tcW w:w="1966" w:type="dxa"/>
          </w:tcPr>
          <w:p w14:paraId="54B82BD0" w14:textId="2F9598AB" w:rsidR="007C237D" w:rsidRPr="00FB19D4" w:rsidRDefault="007C237D" w:rsidP="003310F1">
            <w:pPr>
              <w:pStyle w:val="Header"/>
              <w:tabs>
                <w:tab w:val="clear" w:pos="4680"/>
                <w:tab w:val="clear" w:pos="9360"/>
              </w:tabs>
              <w:ind w:left="54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color w:val="auto"/>
                <w:sz w:val="21"/>
                <w:szCs w:val="21"/>
                <w:lang w:val="en-US"/>
              </w:rPr>
            </w:pPr>
          </w:p>
        </w:tc>
        <w:tc>
          <w:tcPr>
            <w:tcW w:w="1967" w:type="dxa"/>
          </w:tcPr>
          <w:p w14:paraId="412D95E4" w14:textId="01E0FEA4" w:rsidR="007C237D" w:rsidRPr="00FB19D4" w:rsidRDefault="007C237D" w:rsidP="003310F1">
            <w:pPr>
              <w:pStyle w:val="Header"/>
              <w:tabs>
                <w:tab w:val="clear" w:pos="4680"/>
                <w:tab w:val="clear" w:pos="9360"/>
              </w:tabs>
              <w:ind w:left="3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color w:val="auto"/>
                <w:sz w:val="21"/>
                <w:szCs w:val="21"/>
                <w:lang w:val="en-US"/>
              </w:rPr>
            </w:pPr>
          </w:p>
        </w:tc>
      </w:tr>
      <w:tr w:rsidR="007C237D" w:rsidRPr="00FB19D4" w14:paraId="25F50BE2" w14:textId="0CDC3196" w:rsidTr="003310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45" w:type="dxa"/>
          </w:tcPr>
          <w:p w14:paraId="23F854DB" w14:textId="77777777" w:rsidR="007C237D" w:rsidRPr="00FB19D4" w:rsidRDefault="007C237D" w:rsidP="00E95259">
            <w:pPr>
              <w:pStyle w:val="Header"/>
              <w:tabs>
                <w:tab w:val="clear" w:pos="4680"/>
                <w:tab w:val="clear" w:pos="9360"/>
              </w:tabs>
              <w:rPr>
                <w:rFonts w:asciiTheme="minorHAnsi" w:hAnsiTheme="minorHAnsi" w:cs="Calibri"/>
                <w:b w:val="0"/>
                <w:bCs w:val="0"/>
                <w:color w:val="auto"/>
                <w:sz w:val="21"/>
                <w:szCs w:val="21"/>
                <w:lang w:val="en-US"/>
              </w:rPr>
            </w:pPr>
            <w:r w:rsidRPr="00FB19D4">
              <w:rPr>
                <w:rFonts w:asciiTheme="minorHAnsi" w:hAnsiTheme="minorHAnsi" w:cs="Calibri"/>
                <w:color w:val="auto"/>
                <w:sz w:val="21"/>
                <w:szCs w:val="21"/>
                <w:lang w:val="en-US"/>
              </w:rPr>
              <w:t>Investment advisor or broker</w:t>
            </w:r>
          </w:p>
          <w:p w14:paraId="3C33B009" w14:textId="7831A79E" w:rsidR="007C237D" w:rsidRPr="00FB19D4" w:rsidRDefault="007C237D" w:rsidP="00E95259">
            <w:pPr>
              <w:pStyle w:val="Header"/>
              <w:tabs>
                <w:tab w:val="clear" w:pos="4680"/>
                <w:tab w:val="clear" w:pos="9360"/>
              </w:tabs>
              <w:rPr>
                <w:rFonts w:asciiTheme="minorHAnsi" w:hAnsiTheme="minorHAnsi" w:cs="Calibri"/>
                <w:b w:val="0"/>
                <w:bCs w:val="0"/>
                <w:color w:val="auto"/>
                <w:sz w:val="21"/>
                <w:szCs w:val="21"/>
                <w:lang w:val="en-US"/>
              </w:rPr>
            </w:pPr>
            <w:r w:rsidRPr="00FB19D4">
              <w:rPr>
                <w:rFonts w:asciiTheme="minorHAnsi" w:hAnsiTheme="minorHAnsi" w:cs="Calibri"/>
                <w:b w:val="0"/>
                <w:color w:val="auto"/>
                <w:sz w:val="20"/>
                <w:szCs w:val="21"/>
                <w:lang w:val="en-US"/>
              </w:rPr>
              <w:t xml:space="preserve">(e.g. someone who manages your money but doesn’t cover other products like insurance) </w:t>
            </w:r>
          </w:p>
        </w:tc>
        <w:tc>
          <w:tcPr>
            <w:tcW w:w="1966" w:type="dxa"/>
          </w:tcPr>
          <w:p w14:paraId="183BA689" w14:textId="6377D6EC" w:rsidR="007C237D" w:rsidRPr="00FB19D4" w:rsidRDefault="007C237D" w:rsidP="003310F1">
            <w:pPr>
              <w:pStyle w:val="Header"/>
              <w:tabs>
                <w:tab w:val="clear" w:pos="4680"/>
                <w:tab w:val="clear" w:pos="9360"/>
              </w:tabs>
              <w:ind w:left="54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color w:val="auto"/>
                <w:sz w:val="21"/>
                <w:szCs w:val="21"/>
                <w:lang w:val="en-US"/>
              </w:rPr>
            </w:pPr>
          </w:p>
        </w:tc>
        <w:tc>
          <w:tcPr>
            <w:tcW w:w="1967" w:type="dxa"/>
          </w:tcPr>
          <w:p w14:paraId="7666EE3A" w14:textId="190EAFB8" w:rsidR="007C237D" w:rsidRPr="00FB19D4" w:rsidRDefault="007C237D" w:rsidP="003310F1">
            <w:pPr>
              <w:pStyle w:val="Header"/>
              <w:tabs>
                <w:tab w:val="clear" w:pos="4680"/>
                <w:tab w:val="clear" w:pos="9360"/>
              </w:tabs>
              <w:ind w:left="36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color w:val="auto"/>
                <w:sz w:val="21"/>
                <w:szCs w:val="21"/>
                <w:lang w:val="en-US"/>
              </w:rPr>
            </w:pPr>
          </w:p>
        </w:tc>
      </w:tr>
      <w:tr w:rsidR="007C237D" w:rsidRPr="00FB19D4" w14:paraId="52D88FC0" w14:textId="65CE23C0" w:rsidTr="003310F1">
        <w:tc>
          <w:tcPr>
            <w:cnfStyle w:val="001000000000" w:firstRow="0" w:lastRow="0" w:firstColumn="1" w:lastColumn="0" w:oddVBand="0" w:evenVBand="0" w:oddHBand="0" w:evenHBand="0" w:firstRowFirstColumn="0" w:firstRowLastColumn="0" w:lastRowFirstColumn="0" w:lastRowLastColumn="0"/>
            <w:tcW w:w="5845" w:type="dxa"/>
          </w:tcPr>
          <w:p w14:paraId="00640121" w14:textId="77777777" w:rsidR="007C237D" w:rsidRPr="00FB19D4" w:rsidRDefault="007C237D" w:rsidP="00E95259">
            <w:pPr>
              <w:pStyle w:val="Header"/>
              <w:tabs>
                <w:tab w:val="clear" w:pos="4680"/>
                <w:tab w:val="clear" w:pos="9360"/>
              </w:tabs>
              <w:rPr>
                <w:rFonts w:asciiTheme="minorHAnsi" w:hAnsiTheme="minorHAnsi" w:cs="Calibri"/>
                <w:b w:val="0"/>
                <w:bCs w:val="0"/>
                <w:color w:val="auto"/>
                <w:sz w:val="21"/>
                <w:szCs w:val="21"/>
                <w:lang w:val="en-US"/>
              </w:rPr>
            </w:pPr>
            <w:r w:rsidRPr="00FB19D4">
              <w:rPr>
                <w:rFonts w:asciiTheme="minorHAnsi" w:hAnsiTheme="minorHAnsi" w:cs="Calibri"/>
                <w:color w:val="auto"/>
                <w:sz w:val="21"/>
                <w:szCs w:val="21"/>
                <w:lang w:val="en-US"/>
              </w:rPr>
              <w:t>Financial planner</w:t>
            </w:r>
          </w:p>
          <w:p w14:paraId="44D5A2EF" w14:textId="62BF8E61" w:rsidR="007C237D" w:rsidRPr="00FB19D4" w:rsidRDefault="007C237D" w:rsidP="00E95259">
            <w:pPr>
              <w:pStyle w:val="Header"/>
              <w:tabs>
                <w:tab w:val="clear" w:pos="4680"/>
                <w:tab w:val="clear" w:pos="9360"/>
              </w:tabs>
              <w:rPr>
                <w:rFonts w:asciiTheme="minorHAnsi" w:hAnsiTheme="minorHAnsi" w:cs="Calibri"/>
                <w:b w:val="0"/>
                <w:color w:val="auto"/>
                <w:sz w:val="21"/>
                <w:szCs w:val="21"/>
                <w:lang w:val="en-US"/>
              </w:rPr>
            </w:pPr>
            <w:r w:rsidRPr="00FB19D4">
              <w:rPr>
                <w:rFonts w:asciiTheme="minorHAnsi" w:hAnsiTheme="minorHAnsi" w:cs="Calibri"/>
                <w:b w:val="0"/>
                <w:color w:val="auto"/>
                <w:sz w:val="20"/>
                <w:szCs w:val="21"/>
                <w:lang w:val="en-US"/>
              </w:rPr>
              <w:t>(e.g. someone who works with you to develop a plan)</w:t>
            </w:r>
          </w:p>
        </w:tc>
        <w:tc>
          <w:tcPr>
            <w:tcW w:w="1966" w:type="dxa"/>
          </w:tcPr>
          <w:p w14:paraId="511FB29B" w14:textId="5FC07BC1" w:rsidR="007C237D" w:rsidRPr="00FB19D4" w:rsidRDefault="007C237D" w:rsidP="003310F1">
            <w:pPr>
              <w:pStyle w:val="Header"/>
              <w:tabs>
                <w:tab w:val="clear" w:pos="4680"/>
                <w:tab w:val="clear" w:pos="9360"/>
              </w:tabs>
              <w:ind w:left="54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color w:val="auto"/>
                <w:sz w:val="21"/>
                <w:szCs w:val="21"/>
                <w:lang w:val="en-US"/>
              </w:rPr>
            </w:pPr>
          </w:p>
        </w:tc>
        <w:tc>
          <w:tcPr>
            <w:tcW w:w="1967" w:type="dxa"/>
          </w:tcPr>
          <w:p w14:paraId="303E602E" w14:textId="077CF49A" w:rsidR="007C237D" w:rsidRPr="00FB19D4" w:rsidRDefault="007C237D" w:rsidP="003310F1">
            <w:pPr>
              <w:pStyle w:val="Header"/>
              <w:tabs>
                <w:tab w:val="clear" w:pos="4680"/>
                <w:tab w:val="clear" w:pos="9360"/>
              </w:tabs>
              <w:ind w:left="3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color w:val="auto"/>
                <w:sz w:val="21"/>
                <w:szCs w:val="21"/>
                <w:lang w:val="en-US"/>
              </w:rPr>
            </w:pPr>
          </w:p>
        </w:tc>
      </w:tr>
      <w:tr w:rsidR="007C237D" w:rsidRPr="00FB19D4" w14:paraId="4951702B" w14:textId="63FC9FF9" w:rsidTr="003310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45" w:type="dxa"/>
          </w:tcPr>
          <w:p w14:paraId="40AAE7FD" w14:textId="77777777" w:rsidR="007C237D" w:rsidRPr="00FB19D4" w:rsidRDefault="007C237D" w:rsidP="00E95259">
            <w:pPr>
              <w:pStyle w:val="Header"/>
              <w:tabs>
                <w:tab w:val="clear" w:pos="4680"/>
                <w:tab w:val="clear" w:pos="9360"/>
              </w:tabs>
              <w:rPr>
                <w:rFonts w:asciiTheme="minorHAnsi" w:hAnsiTheme="minorHAnsi" w:cs="Calibri"/>
                <w:b w:val="0"/>
                <w:bCs w:val="0"/>
                <w:color w:val="auto"/>
                <w:sz w:val="21"/>
                <w:szCs w:val="21"/>
                <w:lang w:val="en-US"/>
              </w:rPr>
            </w:pPr>
            <w:r w:rsidRPr="00FB19D4">
              <w:rPr>
                <w:rFonts w:asciiTheme="minorHAnsi" w:hAnsiTheme="minorHAnsi" w:cs="Calibri"/>
                <w:color w:val="auto"/>
                <w:sz w:val="21"/>
                <w:szCs w:val="21"/>
                <w:lang w:val="en-US"/>
              </w:rPr>
              <w:t xml:space="preserve">Insurance specialist </w:t>
            </w:r>
          </w:p>
          <w:p w14:paraId="590FAC4A" w14:textId="568AC5C4" w:rsidR="007C237D" w:rsidRPr="00FB19D4" w:rsidRDefault="007C237D" w:rsidP="00E95259">
            <w:pPr>
              <w:pStyle w:val="Header"/>
              <w:tabs>
                <w:tab w:val="clear" w:pos="4680"/>
                <w:tab w:val="clear" w:pos="9360"/>
              </w:tabs>
              <w:rPr>
                <w:rFonts w:asciiTheme="minorHAnsi" w:hAnsiTheme="minorHAnsi" w:cs="Calibri"/>
                <w:b w:val="0"/>
                <w:color w:val="auto"/>
                <w:sz w:val="21"/>
                <w:szCs w:val="21"/>
                <w:lang w:val="en-US"/>
              </w:rPr>
            </w:pPr>
            <w:r w:rsidRPr="00FB19D4">
              <w:rPr>
                <w:rFonts w:asciiTheme="minorHAnsi" w:hAnsiTheme="minorHAnsi" w:cs="Calibri"/>
                <w:b w:val="0"/>
                <w:color w:val="auto"/>
                <w:sz w:val="20"/>
                <w:szCs w:val="21"/>
                <w:lang w:val="en-US"/>
              </w:rPr>
              <w:t>(e.g. an insurance agent or broker)</w:t>
            </w:r>
          </w:p>
        </w:tc>
        <w:tc>
          <w:tcPr>
            <w:tcW w:w="1966" w:type="dxa"/>
          </w:tcPr>
          <w:p w14:paraId="3BD0E2AE" w14:textId="3CC1CCD6" w:rsidR="007C237D" w:rsidRPr="00FB19D4" w:rsidRDefault="007C237D" w:rsidP="003310F1">
            <w:pPr>
              <w:pStyle w:val="Header"/>
              <w:tabs>
                <w:tab w:val="clear" w:pos="4680"/>
                <w:tab w:val="clear" w:pos="9360"/>
              </w:tabs>
              <w:ind w:left="54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color w:val="auto"/>
                <w:sz w:val="21"/>
                <w:szCs w:val="21"/>
                <w:lang w:val="en-US"/>
              </w:rPr>
            </w:pPr>
          </w:p>
        </w:tc>
        <w:tc>
          <w:tcPr>
            <w:tcW w:w="1967" w:type="dxa"/>
          </w:tcPr>
          <w:p w14:paraId="6D91F66F" w14:textId="765883B6" w:rsidR="007C237D" w:rsidRPr="00FB19D4" w:rsidRDefault="007C237D" w:rsidP="003310F1">
            <w:pPr>
              <w:pStyle w:val="Header"/>
              <w:tabs>
                <w:tab w:val="clear" w:pos="4680"/>
                <w:tab w:val="clear" w:pos="9360"/>
              </w:tabs>
              <w:ind w:left="36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color w:val="auto"/>
                <w:sz w:val="21"/>
                <w:szCs w:val="21"/>
                <w:lang w:val="en-US"/>
              </w:rPr>
            </w:pPr>
          </w:p>
        </w:tc>
      </w:tr>
    </w:tbl>
    <w:p w14:paraId="6FB5538B" w14:textId="77777777" w:rsidR="00F74318" w:rsidRDefault="00F74318" w:rsidP="00F74318">
      <w:pPr>
        <w:pStyle w:val="ListParagraph"/>
        <w:spacing w:after="0" w:line="240" w:lineRule="auto"/>
        <w:ind w:left="360"/>
        <w:rPr>
          <w:sz w:val="21"/>
          <w:szCs w:val="21"/>
        </w:rPr>
      </w:pPr>
    </w:p>
    <w:p w14:paraId="467B36B9" w14:textId="0F489CD5" w:rsidR="006017D7" w:rsidRPr="00FB6AC9" w:rsidRDefault="006017D7" w:rsidP="006017D7">
      <w:pPr>
        <w:pStyle w:val="ListParagraph"/>
        <w:numPr>
          <w:ilvl w:val="0"/>
          <w:numId w:val="6"/>
        </w:numPr>
        <w:spacing w:after="0" w:line="240" w:lineRule="auto"/>
        <w:rPr>
          <w:sz w:val="21"/>
          <w:szCs w:val="21"/>
        </w:rPr>
      </w:pPr>
      <w:r>
        <w:rPr>
          <w:sz w:val="21"/>
          <w:szCs w:val="21"/>
        </w:rPr>
        <w:t>How has COVID-19 impacted the way in which you select which financial professional(s) to do business with?</w:t>
      </w:r>
    </w:p>
    <w:p w14:paraId="7FEF261A" w14:textId="77777777" w:rsidR="006017D7" w:rsidRPr="00BD3FBA" w:rsidRDefault="006017D7" w:rsidP="006017D7">
      <w:pPr>
        <w:spacing w:after="0" w:line="240" w:lineRule="auto"/>
        <w:rPr>
          <w:rFonts w:asciiTheme="minorHAnsi" w:hAnsiTheme="minorHAnsi"/>
          <w:sz w:val="21"/>
          <w:szCs w:val="21"/>
        </w:rPr>
      </w:pPr>
      <w:r w:rsidRPr="00BD3FBA">
        <w:rPr>
          <w:rFonts w:asciiTheme="minorHAnsi" w:hAnsiTheme="minorHAnsi"/>
          <w:sz w:val="21"/>
          <w:szCs w:val="21"/>
        </w:rPr>
        <w:t>____________________________________________________________________________________________________________________________________________________________________________________________________________________________________________</w:t>
      </w:r>
    </w:p>
    <w:p w14:paraId="1495BDEA" w14:textId="72ACA1FC" w:rsidR="006017D7" w:rsidRDefault="006017D7" w:rsidP="006017D7">
      <w:pPr>
        <w:spacing w:after="0" w:line="240" w:lineRule="auto"/>
        <w:ind w:left="360"/>
        <w:rPr>
          <w:rFonts w:asciiTheme="minorHAnsi" w:hAnsiTheme="minorHAnsi"/>
          <w:sz w:val="21"/>
          <w:szCs w:val="21"/>
        </w:rPr>
      </w:pPr>
      <w:r w:rsidRPr="00BD3FBA">
        <w:rPr>
          <w:rFonts w:ascii="Times New Roman" w:hAnsi="Times New Roman" w:cs="Times New Roman"/>
          <w:sz w:val="21"/>
          <w:szCs w:val="21"/>
        </w:rPr>
        <w:t>□</w:t>
      </w:r>
      <w:r w:rsidRPr="00BD3FBA">
        <w:rPr>
          <w:rFonts w:asciiTheme="minorHAnsi" w:hAnsiTheme="minorHAnsi"/>
          <w:sz w:val="21"/>
          <w:szCs w:val="21"/>
        </w:rPr>
        <w:tab/>
      </w:r>
      <w:r>
        <w:rPr>
          <w:rFonts w:asciiTheme="minorHAnsi" w:hAnsiTheme="minorHAnsi"/>
          <w:sz w:val="21"/>
          <w:szCs w:val="21"/>
        </w:rPr>
        <w:t>COVID-19 has had no impact on how you select financial professionals</w:t>
      </w:r>
    </w:p>
    <w:p w14:paraId="4FA38742" w14:textId="3E69248C" w:rsidR="006017D7" w:rsidRDefault="006017D7" w:rsidP="006017D7">
      <w:pPr>
        <w:pStyle w:val="ListParagraph"/>
        <w:numPr>
          <w:ilvl w:val="0"/>
          <w:numId w:val="41"/>
        </w:numPr>
        <w:spacing w:after="0" w:line="240" w:lineRule="auto"/>
        <w:rPr>
          <w:sz w:val="21"/>
          <w:szCs w:val="21"/>
        </w:rPr>
      </w:pPr>
      <w:r w:rsidRPr="00FB6AC9">
        <w:rPr>
          <w:sz w:val="21"/>
          <w:szCs w:val="21"/>
        </w:rPr>
        <w:t>Not sure</w:t>
      </w:r>
    </w:p>
    <w:p w14:paraId="62ABD2E4" w14:textId="1D3AB301" w:rsidR="00B01E15" w:rsidRDefault="00B01E15" w:rsidP="00B01E15">
      <w:pPr>
        <w:pStyle w:val="ListParagraph"/>
        <w:spacing w:after="0" w:line="240" w:lineRule="auto"/>
        <w:rPr>
          <w:sz w:val="21"/>
          <w:szCs w:val="21"/>
        </w:rPr>
      </w:pPr>
    </w:p>
    <w:p w14:paraId="2A940F4F" w14:textId="7A9C5C71" w:rsidR="00110F6C" w:rsidRPr="00110F6C" w:rsidRDefault="00110F6C" w:rsidP="00110F6C">
      <w:pPr>
        <w:pStyle w:val="ListParagraph"/>
        <w:numPr>
          <w:ilvl w:val="0"/>
          <w:numId w:val="6"/>
        </w:numPr>
        <w:spacing w:after="0" w:line="240" w:lineRule="auto"/>
        <w:rPr>
          <w:sz w:val="21"/>
          <w:szCs w:val="21"/>
        </w:rPr>
      </w:pPr>
      <w:r>
        <w:rPr>
          <w:sz w:val="21"/>
          <w:szCs w:val="21"/>
        </w:rPr>
        <w:t>Have you done any of the following as it relates to your</w:t>
      </w:r>
      <w:r w:rsidRPr="000367BD">
        <w:rPr>
          <w:sz w:val="21"/>
          <w:szCs w:val="21"/>
        </w:rPr>
        <w:t xml:space="preserve"> </w:t>
      </w:r>
      <w:r>
        <w:rPr>
          <w:sz w:val="21"/>
          <w:szCs w:val="21"/>
        </w:rPr>
        <w:t xml:space="preserve">relationships with financial professionals since the start of COVID-19 (early 2020)?  </w:t>
      </w:r>
    </w:p>
    <w:tbl>
      <w:tblPr>
        <w:tblStyle w:val="GridTable2-Accent1"/>
        <w:tblW w:w="9413" w:type="dxa"/>
        <w:tblInd w:w="-113"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608"/>
        <w:gridCol w:w="1361"/>
        <w:gridCol w:w="1361"/>
        <w:gridCol w:w="1361"/>
        <w:gridCol w:w="1361"/>
        <w:gridCol w:w="1361"/>
      </w:tblGrid>
      <w:tr w:rsidR="00110F6C" w:rsidRPr="00FB19D4" w14:paraId="112721DC" w14:textId="77777777" w:rsidTr="00110F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tcBorders>
              <w:top w:val="single" w:sz="4" w:space="0" w:color="808080" w:themeColor="background1" w:themeShade="80"/>
              <w:right w:val="single" w:sz="4" w:space="0" w:color="808080" w:themeColor="background1" w:themeShade="80"/>
            </w:tcBorders>
            <w:vAlign w:val="center"/>
          </w:tcPr>
          <w:p w14:paraId="0D1C050C" w14:textId="77777777" w:rsidR="00110F6C" w:rsidRPr="00FB19D4" w:rsidRDefault="00110F6C" w:rsidP="00110F6C">
            <w:pPr>
              <w:pStyle w:val="ListParagraph"/>
              <w:ind w:left="0"/>
              <w:jc w:val="center"/>
              <w:rPr>
                <w:rFonts w:ascii="Roboto Condensed" w:hAnsi="Roboto Condensed"/>
                <w:sz w:val="21"/>
                <w:szCs w:val="21"/>
              </w:rPr>
            </w:pPr>
          </w:p>
        </w:tc>
        <w:tc>
          <w:tcPr>
            <w:tcW w:w="1361" w:type="dxa"/>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tcPr>
          <w:p w14:paraId="06FA4B72" w14:textId="20C6C93B" w:rsidR="00110F6C" w:rsidRPr="00FB19D4" w:rsidRDefault="00B01E15" w:rsidP="00110F6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Roboto Condensed" w:hAnsi="Roboto Condensed"/>
                <w:sz w:val="21"/>
                <w:szCs w:val="21"/>
              </w:rPr>
            </w:pPr>
            <w:r>
              <w:rPr>
                <w:rFonts w:ascii="Roboto Condensed" w:hAnsi="Roboto Condensed"/>
                <w:sz w:val="21"/>
                <w:szCs w:val="21"/>
              </w:rPr>
              <w:t>Yes – due to COVID-19</w:t>
            </w:r>
          </w:p>
        </w:tc>
        <w:tc>
          <w:tcPr>
            <w:tcW w:w="1361" w:type="dxa"/>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tcPr>
          <w:p w14:paraId="4B2CFCBA" w14:textId="77777777" w:rsidR="00110F6C" w:rsidRPr="00FB19D4" w:rsidRDefault="00110F6C" w:rsidP="00110F6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Roboto Condensed" w:hAnsi="Roboto Condensed"/>
                <w:sz w:val="21"/>
                <w:szCs w:val="21"/>
              </w:rPr>
            </w:pPr>
            <w:r>
              <w:rPr>
                <w:rFonts w:ascii="Roboto Condensed" w:hAnsi="Roboto Condensed"/>
                <w:sz w:val="21"/>
                <w:szCs w:val="21"/>
              </w:rPr>
              <w:t>Yes – but not due to COVID</w:t>
            </w:r>
          </w:p>
        </w:tc>
        <w:tc>
          <w:tcPr>
            <w:tcW w:w="1361" w:type="dxa"/>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tcPr>
          <w:p w14:paraId="17E83AC6" w14:textId="77777777" w:rsidR="00110F6C" w:rsidRPr="00FB19D4" w:rsidRDefault="00110F6C" w:rsidP="00110F6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Roboto Condensed" w:hAnsi="Roboto Condensed"/>
                <w:sz w:val="21"/>
                <w:szCs w:val="21"/>
              </w:rPr>
            </w:pPr>
            <w:r>
              <w:rPr>
                <w:rFonts w:ascii="Roboto Condensed" w:hAnsi="Roboto Condensed"/>
                <w:sz w:val="21"/>
                <w:szCs w:val="21"/>
              </w:rPr>
              <w:t>No – but plan to</w:t>
            </w:r>
          </w:p>
        </w:tc>
        <w:tc>
          <w:tcPr>
            <w:tcW w:w="1361" w:type="dxa"/>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tcPr>
          <w:p w14:paraId="4323712E" w14:textId="3D9637C8" w:rsidR="00110F6C" w:rsidRPr="00110F6C" w:rsidRDefault="00110F6C" w:rsidP="00110F6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Roboto Condensed" w:hAnsi="Roboto Condensed"/>
                <w:b w:val="0"/>
                <w:bCs w:val="0"/>
                <w:sz w:val="21"/>
                <w:szCs w:val="21"/>
              </w:rPr>
            </w:pPr>
            <w:r w:rsidRPr="00FB19D4">
              <w:rPr>
                <w:rFonts w:ascii="Roboto Condensed" w:hAnsi="Roboto Condensed"/>
                <w:sz w:val="21"/>
                <w:szCs w:val="21"/>
              </w:rPr>
              <w:t>No</w:t>
            </w:r>
            <w:r>
              <w:rPr>
                <w:rFonts w:ascii="Roboto Condensed" w:hAnsi="Roboto Condensed"/>
                <w:sz w:val="21"/>
                <w:szCs w:val="21"/>
              </w:rPr>
              <w:t xml:space="preserve"> – and </w:t>
            </w:r>
            <w:r w:rsidR="008169AE">
              <w:rPr>
                <w:rFonts w:ascii="Roboto Condensed" w:hAnsi="Roboto Condensed"/>
                <w:sz w:val="21"/>
                <w:szCs w:val="21"/>
              </w:rPr>
              <w:t xml:space="preserve">do </w:t>
            </w:r>
            <w:r>
              <w:rPr>
                <w:rFonts w:ascii="Roboto Condensed" w:hAnsi="Roboto Condensed"/>
                <w:sz w:val="21"/>
                <w:szCs w:val="21"/>
              </w:rPr>
              <w:t>no</w:t>
            </w:r>
            <w:r w:rsidR="008169AE">
              <w:rPr>
                <w:rFonts w:ascii="Roboto Condensed" w:hAnsi="Roboto Condensed"/>
                <w:sz w:val="21"/>
                <w:szCs w:val="21"/>
              </w:rPr>
              <w:t>t</w:t>
            </w:r>
            <w:r>
              <w:rPr>
                <w:rFonts w:ascii="Roboto Condensed" w:hAnsi="Roboto Condensed"/>
                <w:sz w:val="21"/>
                <w:szCs w:val="21"/>
              </w:rPr>
              <w:t xml:space="preserve"> plan to</w:t>
            </w:r>
          </w:p>
        </w:tc>
        <w:tc>
          <w:tcPr>
            <w:tcW w:w="1361" w:type="dxa"/>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tcPr>
          <w:p w14:paraId="41B9D4D7" w14:textId="77777777" w:rsidR="00110F6C" w:rsidRPr="00FB19D4" w:rsidRDefault="00110F6C" w:rsidP="00110F6C">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Roboto Condensed" w:hAnsi="Roboto Condensed"/>
                <w:sz w:val="21"/>
                <w:szCs w:val="21"/>
              </w:rPr>
            </w:pPr>
            <w:r w:rsidRPr="00FB19D4">
              <w:rPr>
                <w:rFonts w:ascii="Roboto Condensed" w:hAnsi="Roboto Condensed"/>
                <w:sz w:val="21"/>
                <w:szCs w:val="21"/>
              </w:rPr>
              <w:t>Not sure</w:t>
            </w:r>
          </w:p>
        </w:tc>
      </w:tr>
      <w:tr w:rsidR="00110F6C" w:rsidRPr="00FB19D4" w14:paraId="2BA70F08" w14:textId="77777777" w:rsidTr="00110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254AC206" w14:textId="67B6DD0B" w:rsidR="00110F6C" w:rsidRPr="00FB19D4" w:rsidRDefault="00110F6C" w:rsidP="00110F6C">
            <w:pPr>
              <w:pStyle w:val="ListParagraph"/>
              <w:ind w:left="0"/>
              <w:rPr>
                <w:rFonts w:ascii="Roboto Condensed" w:hAnsi="Roboto Condensed"/>
                <w:b w:val="0"/>
                <w:sz w:val="21"/>
                <w:szCs w:val="21"/>
              </w:rPr>
            </w:pPr>
            <w:r>
              <w:rPr>
                <w:rFonts w:ascii="Roboto Condensed" w:hAnsi="Roboto Condensed"/>
                <w:b w:val="0"/>
                <w:sz w:val="21"/>
                <w:szCs w:val="21"/>
              </w:rPr>
              <w:t>Consolidated number of financial professionals</w:t>
            </w:r>
          </w:p>
        </w:tc>
        <w:tc>
          <w:tcPr>
            <w:tcW w:w="1361" w:type="dxa"/>
            <w:vAlign w:val="center"/>
          </w:tcPr>
          <w:p w14:paraId="4002367F" w14:textId="77777777" w:rsidR="00110F6C" w:rsidRPr="00FB19D4" w:rsidRDefault="00110F6C" w:rsidP="00110F6C">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361" w:type="dxa"/>
            <w:vAlign w:val="center"/>
          </w:tcPr>
          <w:p w14:paraId="2FF18991" w14:textId="77777777" w:rsidR="00110F6C" w:rsidRPr="00FB19D4" w:rsidRDefault="00110F6C" w:rsidP="00110F6C">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361" w:type="dxa"/>
            <w:vAlign w:val="center"/>
          </w:tcPr>
          <w:p w14:paraId="60375AF0" w14:textId="77777777" w:rsidR="00110F6C" w:rsidRPr="00FB19D4" w:rsidRDefault="00110F6C" w:rsidP="00110F6C">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361" w:type="dxa"/>
            <w:vAlign w:val="center"/>
          </w:tcPr>
          <w:p w14:paraId="46A88C2B" w14:textId="77777777" w:rsidR="00110F6C" w:rsidRPr="00FB19D4" w:rsidRDefault="00110F6C" w:rsidP="00110F6C">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361" w:type="dxa"/>
            <w:vAlign w:val="center"/>
          </w:tcPr>
          <w:p w14:paraId="4B162570" w14:textId="77777777" w:rsidR="00110F6C" w:rsidRPr="00FB19D4" w:rsidRDefault="00110F6C" w:rsidP="00110F6C">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r>
      <w:tr w:rsidR="00110F6C" w:rsidRPr="00FB19D4" w14:paraId="487EE918" w14:textId="77777777" w:rsidTr="00110F6C">
        <w:tc>
          <w:tcPr>
            <w:cnfStyle w:val="001000000000" w:firstRow="0" w:lastRow="0" w:firstColumn="1" w:lastColumn="0" w:oddVBand="0" w:evenVBand="0" w:oddHBand="0" w:evenHBand="0" w:firstRowFirstColumn="0" w:firstRowLastColumn="0" w:lastRowFirstColumn="0" w:lastRowLastColumn="0"/>
            <w:tcW w:w="2608" w:type="dxa"/>
            <w:vAlign w:val="center"/>
          </w:tcPr>
          <w:p w14:paraId="42F87B79" w14:textId="7945E12F" w:rsidR="00110F6C" w:rsidRPr="00FB19D4" w:rsidRDefault="00110F6C" w:rsidP="00110F6C">
            <w:pPr>
              <w:pStyle w:val="ListParagraph"/>
              <w:ind w:left="0"/>
              <w:rPr>
                <w:rFonts w:ascii="Roboto Condensed" w:hAnsi="Roboto Condensed"/>
                <w:b w:val="0"/>
                <w:sz w:val="21"/>
                <w:szCs w:val="21"/>
              </w:rPr>
            </w:pPr>
            <w:r>
              <w:rPr>
                <w:rFonts w:ascii="Roboto Condensed" w:hAnsi="Roboto Condensed"/>
                <w:b w:val="0"/>
                <w:sz w:val="21"/>
                <w:szCs w:val="21"/>
              </w:rPr>
              <w:t>Switched financial professional(s)</w:t>
            </w:r>
          </w:p>
        </w:tc>
        <w:tc>
          <w:tcPr>
            <w:tcW w:w="1361" w:type="dxa"/>
            <w:vAlign w:val="center"/>
          </w:tcPr>
          <w:p w14:paraId="51A5BB6E" w14:textId="77777777" w:rsidR="00110F6C" w:rsidRPr="00FB19D4" w:rsidRDefault="00110F6C" w:rsidP="00110F6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361" w:type="dxa"/>
            <w:vAlign w:val="center"/>
          </w:tcPr>
          <w:p w14:paraId="5E144912" w14:textId="77777777" w:rsidR="00110F6C" w:rsidRPr="00FB19D4" w:rsidRDefault="00110F6C" w:rsidP="00110F6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361" w:type="dxa"/>
            <w:vAlign w:val="center"/>
          </w:tcPr>
          <w:p w14:paraId="4B4416C6" w14:textId="77777777" w:rsidR="00110F6C" w:rsidRPr="00FB19D4" w:rsidRDefault="00110F6C" w:rsidP="00110F6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361" w:type="dxa"/>
            <w:vAlign w:val="center"/>
          </w:tcPr>
          <w:p w14:paraId="0E2A7E9A" w14:textId="77777777" w:rsidR="00110F6C" w:rsidRPr="00FB19D4" w:rsidRDefault="00110F6C" w:rsidP="00110F6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361" w:type="dxa"/>
            <w:vAlign w:val="center"/>
          </w:tcPr>
          <w:p w14:paraId="0F47972A" w14:textId="77777777" w:rsidR="00110F6C" w:rsidRPr="00FB19D4" w:rsidRDefault="00110F6C" w:rsidP="00110F6C">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r>
      <w:tr w:rsidR="00110F6C" w:rsidRPr="00FB19D4" w14:paraId="07168711" w14:textId="77777777" w:rsidTr="00110F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dxa"/>
            <w:vAlign w:val="center"/>
          </w:tcPr>
          <w:p w14:paraId="47C11875" w14:textId="7ABFCF35" w:rsidR="00110F6C" w:rsidRPr="00FB19D4" w:rsidRDefault="00110F6C" w:rsidP="00110F6C">
            <w:pPr>
              <w:pStyle w:val="ListParagraph"/>
              <w:ind w:left="0"/>
              <w:rPr>
                <w:rFonts w:ascii="Roboto Condensed" w:hAnsi="Roboto Condensed"/>
                <w:b w:val="0"/>
                <w:sz w:val="21"/>
                <w:szCs w:val="21"/>
              </w:rPr>
            </w:pPr>
            <w:r>
              <w:rPr>
                <w:rFonts w:ascii="Roboto Condensed" w:hAnsi="Roboto Condensed"/>
                <w:b w:val="0"/>
                <w:sz w:val="21"/>
                <w:szCs w:val="21"/>
              </w:rPr>
              <w:t>Added financial professional(s)</w:t>
            </w:r>
          </w:p>
        </w:tc>
        <w:tc>
          <w:tcPr>
            <w:tcW w:w="1361" w:type="dxa"/>
            <w:vAlign w:val="center"/>
          </w:tcPr>
          <w:p w14:paraId="55D41911" w14:textId="77777777" w:rsidR="00110F6C" w:rsidRPr="00FB19D4" w:rsidRDefault="00110F6C" w:rsidP="00110F6C">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361" w:type="dxa"/>
            <w:vAlign w:val="center"/>
          </w:tcPr>
          <w:p w14:paraId="44D295D7" w14:textId="77777777" w:rsidR="00110F6C" w:rsidRPr="00FB19D4" w:rsidRDefault="00110F6C" w:rsidP="00110F6C">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361" w:type="dxa"/>
            <w:vAlign w:val="center"/>
          </w:tcPr>
          <w:p w14:paraId="5DCB2BD3" w14:textId="77777777" w:rsidR="00110F6C" w:rsidRPr="00FB19D4" w:rsidRDefault="00110F6C" w:rsidP="00110F6C">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361" w:type="dxa"/>
            <w:vAlign w:val="center"/>
          </w:tcPr>
          <w:p w14:paraId="565D2BDF" w14:textId="77777777" w:rsidR="00110F6C" w:rsidRPr="00FB19D4" w:rsidRDefault="00110F6C" w:rsidP="00110F6C">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361" w:type="dxa"/>
            <w:vAlign w:val="center"/>
          </w:tcPr>
          <w:p w14:paraId="4F68EB45" w14:textId="77777777" w:rsidR="00110F6C" w:rsidRPr="00FB19D4" w:rsidRDefault="00110F6C" w:rsidP="00110F6C">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r>
    </w:tbl>
    <w:p w14:paraId="2543AC5B" w14:textId="3DCDC9F8" w:rsidR="009434A2" w:rsidRDefault="009434A2" w:rsidP="009434A2">
      <w:pPr>
        <w:spacing w:after="0" w:line="240" w:lineRule="auto"/>
        <w:rPr>
          <w:sz w:val="21"/>
          <w:szCs w:val="21"/>
        </w:rPr>
      </w:pPr>
    </w:p>
    <w:p w14:paraId="68F8DDA9" w14:textId="1C3EB225" w:rsidR="00F96591" w:rsidRPr="00FB19D4" w:rsidRDefault="00F96591" w:rsidP="00F84DC2">
      <w:pPr>
        <w:pStyle w:val="ListParagraph"/>
        <w:numPr>
          <w:ilvl w:val="0"/>
          <w:numId w:val="6"/>
        </w:numPr>
        <w:rPr>
          <w:rFonts w:cstheme="minorHAnsi"/>
          <w:sz w:val="21"/>
          <w:szCs w:val="21"/>
        </w:rPr>
      </w:pPr>
      <w:r w:rsidRPr="00FB19D4">
        <w:rPr>
          <w:rFonts w:cstheme="minorHAnsi"/>
          <w:sz w:val="21"/>
          <w:szCs w:val="21"/>
        </w:rPr>
        <w:t xml:space="preserve">On a scale from 1 to 10, where 10 is “very satisfied” and 1 is “not satisfied at all”, how satisfied are you with </w:t>
      </w:r>
      <w:r w:rsidRPr="00FB19D4">
        <w:rPr>
          <w:rFonts w:cstheme="minorHAnsi"/>
          <w:b/>
          <w:sz w:val="21"/>
          <w:szCs w:val="21"/>
        </w:rPr>
        <w:t xml:space="preserve">your </w:t>
      </w:r>
      <w:r w:rsidR="00980FAC">
        <w:rPr>
          <w:rFonts w:cstheme="minorHAnsi"/>
          <w:b/>
          <w:sz w:val="21"/>
          <w:szCs w:val="21"/>
        </w:rPr>
        <w:t xml:space="preserve">financial </w:t>
      </w:r>
      <w:r w:rsidRPr="00FB19D4">
        <w:rPr>
          <w:rFonts w:cstheme="minorHAnsi"/>
          <w:b/>
          <w:sz w:val="21"/>
          <w:szCs w:val="21"/>
        </w:rPr>
        <w:t xml:space="preserve">professionals </w:t>
      </w:r>
      <w:r w:rsidR="00B50489" w:rsidRPr="00FB19D4">
        <w:rPr>
          <w:rFonts w:cstheme="minorHAnsi"/>
          <w:b/>
          <w:sz w:val="21"/>
          <w:szCs w:val="21"/>
        </w:rPr>
        <w:t>overall</w:t>
      </w:r>
      <w:r w:rsidR="00B50489" w:rsidRPr="00FB19D4">
        <w:rPr>
          <w:rFonts w:cstheme="minorHAnsi"/>
          <w:sz w:val="21"/>
          <w:szCs w:val="21"/>
        </w:rPr>
        <w:t xml:space="preserve"> </w:t>
      </w:r>
      <w:r w:rsidR="007605FF">
        <w:rPr>
          <w:rFonts w:cstheme="minorHAnsi"/>
          <w:sz w:val="21"/>
          <w:szCs w:val="21"/>
        </w:rPr>
        <w:t>with respect to</w:t>
      </w:r>
      <w:r w:rsidRPr="00FB19D4">
        <w:rPr>
          <w:rFonts w:cstheme="minorHAnsi"/>
          <w:sz w:val="21"/>
          <w:szCs w:val="21"/>
        </w:rPr>
        <w:t>…?</w:t>
      </w:r>
    </w:p>
    <w:tbl>
      <w:tblPr>
        <w:tblStyle w:val="LightGrid-Accent11"/>
        <w:tblW w:w="5627" w:type="pct"/>
        <w:tblInd w:w="-550" w:type="dxa"/>
        <w:tblLayout w:type="fixed"/>
        <w:tblLook w:val="04A0" w:firstRow="1" w:lastRow="0" w:firstColumn="1" w:lastColumn="0" w:noHBand="0" w:noVBand="1"/>
      </w:tblPr>
      <w:tblGrid>
        <w:gridCol w:w="2030"/>
        <w:gridCol w:w="952"/>
        <w:gridCol w:w="611"/>
        <w:gridCol w:w="781"/>
        <w:gridCol w:w="781"/>
        <w:gridCol w:w="781"/>
        <w:gridCol w:w="781"/>
        <w:gridCol w:w="781"/>
        <w:gridCol w:w="781"/>
        <w:gridCol w:w="781"/>
        <w:gridCol w:w="851"/>
        <w:gridCol w:w="709"/>
        <w:gridCol w:w="702"/>
      </w:tblGrid>
      <w:tr w:rsidR="00B50489" w:rsidRPr="00FB19D4" w14:paraId="78251AA2" w14:textId="42E5E63E" w:rsidTr="008169AE">
        <w:trPr>
          <w:cnfStyle w:val="100000000000" w:firstRow="1" w:lastRow="0" w:firstColumn="0" w:lastColumn="0" w:oddVBand="0" w:evenVBand="0" w:oddHBand="0"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896" w:type="pct"/>
          </w:tcPr>
          <w:p w14:paraId="2E5C8BBD" w14:textId="77777777" w:rsidR="00B50489" w:rsidRPr="00FB19D4" w:rsidRDefault="00B50489" w:rsidP="00052A79">
            <w:pPr>
              <w:rPr>
                <w:rFonts w:asciiTheme="minorHAnsi" w:hAnsiTheme="minorHAnsi"/>
                <w:b w:val="0"/>
                <w:sz w:val="21"/>
                <w:szCs w:val="21"/>
              </w:rPr>
            </w:pPr>
          </w:p>
        </w:tc>
        <w:tc>
          <w:tcPr>
            <w:tcW w:w="420" w:type="pct"/>
            <w:vAlign w:val="center"/>
          </w:tcPr>
          <w:p w14:paraId="2F69A85B" w14:textId="77777777" w:rsidR="00B50489" w:rsidRPr="00FB19D4" w:rsidRDefault="00B50489" w:rsidP="00052A79">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sidRPr="00FB19D4">
              <w:rPr>
                <w:rFonts w:asciiTheme="minorHAnsi" w:hAnsiTheme="minorHAnsi"/>
                <w:sz w:val="18"/>
                <w:szCs w:val="18"/>
              </w:rPr>
              <w:t>1</w:t>
            </w:r>
          </w:p>
          <w:p w14:paraId="036C649C" w14:textId="77777777" w:rsidR="00B50489" w:rsidRPr="00FB19D4" w:rsidRDefault="00B50489" w:rsidP="00052A7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B19D4">
              <w:rPr>
                <w:rFonts w:asciiTheme="minorHAnsi" w:hAnsiTheme="minorHAnsi"/>
                <w:sz w:val="18"/>
                <w:szCs w:val="18"/>
              </w:rPr>
              <w:t>Not satisfied at all</w:t>
            </w:r>
          </w:p>
        </w:tc>
        <w:tc>
          <w:tcPr>
            <w:tcW w:w="270" w:type="pct"/>
            <w:vAlign w:val="center"/>
          </w:tcPr>
          <w:p w14:paraId="705C54F7" w14:textId="77777777" w:rsidR="00B50489" w:rsidRPr="00FB19D4" w:rsidRDefault="00B50489" w:rsidP="00052A7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B19D4">
              <w:rPr>
                <w:rFonts w:asciiTheme="minorHAnsi" w:hAnsiTheme="minorHAnsi"/>
                <w:sz w:val="18"/>
                <w:szCs w:val="18"/>
              </w:rPr>
              <w:t>2</w:t>
            </w:r>
          </w:p>
        </w:tc>
        <w:tc>
          <w:tcPr>
            <w:tcW w:w="345" w:type="pct"/>
            <w:vAlign w:val="center"/>
          </w:tcPr>
          <w:p w14:paraId="21346C96" w14:textId="77777777" w:rsidR="00B50489" w:rsidRPr="00FB19D4" w:rsidRDefault="00B50489" w:rsidP="00052A7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B19D4">
              <w:rPr>
                <w:rFonts w:asciiTheme="minorHAnsi" w:hAnsiTheme="minorHAnsi"/>
                <w:sz w:val="18"/>
                <w:szCs w:val="18"/>
              </w:rPr>
              <w:t>3</w:t>
            </w:r>
          </w:p>
        </w:tc>
        <w:tc>
          <w:tcPr>
            <w:tcW w:w="345" w:type="pct"/>
            <w:vAlign w:val="center"/>
          </w:tcPr>
          <w:p w14:paraId="73367CD9" w14:textId="77777777" w:rsidR="00B50489" w:rsidRPr="00FB19D4" w:rsidRDefault="00B50489" w:rsidP="00052A7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B19D4">
              <w:rPr>
                <w:rFonts w:asciiTheme="minorHAnsi" w:hAnsiTheme="minorHAnsi"/>
                <w:sz w:val="18"/>
                <w:szCs w:val="18"/>
              </w:rPr>
              <w:t>4</w:t>
            </w:r>
          </w:p>
        </w:tc>
        <w:tc>
          <w:tcPr>
            <w:tcW w:w="345" w:type="pct"/>
            <w:vAlign w:val="center"/>
          </w:tcPr>
          <w:p w14:paraId="0C60802E" w14:textId="77777777" w:rsidR="00B50489" w:rsidRPr="00FB19D4" w:rsidRDefault="00B50489" w:rsidP="00052A7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B19D4">
              <w:rPr>
                <w:rFonts w:asciiTheme="minorHAnsi" w:hAnsiTheme="minorHAnsi"/>
                <w:sz w:val="18"/>
                <w:szCs w:val="18"/>
              </w:rPr>
              <w:t>5</w:t>
            </w:r>
          </w:p>
        </w:tc>
        <w:tc>
          <w:tcPr>
            <w:tcW w:w="345" w:type="pct"/>
            <w:vAlign w:val="center"/>
          </w:tcPr>
          <w:p w14:paraId="6D221530" w14:textId="77777777" w:rsidR="00B50489" w:rsidRPr="00FB19D4" w:rsidRDefault="00B50489" w:rsidP="00052A7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B19D4">
              <w:rPr>
                <w:rFonts w:asciiTheme="minorHAnsi" w:hAnsiTheme="minorHAnsi"/>
                <w:sz w:val="18"/>
                <w:szCs w:val="18"/>
              </w:rPr>
              <w:t>6</w:t>
            </w:r>
          </w:p>
        </w:tc>
        <w:tc>
          <w:tcPr>
            <w:tcW w:w="345" w:type="pct"/>
            <w:vAlign w:val="center"/>
          </w:tcPr>
          <w:p w14:paraId="4F93C048" w14:textId="77777777" w:rsidR="00B50489" w:rsidRPr="00FB19D4" w:rsidRDefault="00B50489" w:rsidP="00052A7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B19D4">
              <w:rPr>
                <w:rFonts w:asciiTheme="minorHAnsi" w:hAnsiTheme="minorHAnsi"/>
                <w:sz w:val="18"/>
                <w:szCs w:val="18"/>
              </w:rPr>
              <w:t>7</w:t>
            </w:r>
          </w:p>
        </w:tc>
        <w:tc>
          <w:tcPr>
            <w:tcW w:w="345" w:type="pct"/>
            <w:vAlign w:val="center"/>
          </w:tcPr>
          <w:p w14:paraId="72446F15" w14:textId="77777777" w:rsidR="00B50489" w:rsidRPr="00FB19D4" w:rsidRDefault="00B50489" w:rsidP="00052A7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B19D4">
              <w:rPr>
                <w:rFonts w:asciiTheme="minorHAnsi" w:hAnsiTheme="minorHAnsi"/>
                <w:sz w:val="18"/>
                <w:szCs w:val="18"/>
              </w:rPr>
              <w:t>8</w:t>
            </w:r>
          </w:p>
        </w:tc>
        <w:tc>
          <w:tcPr>
            <w:tcW w:w="345" w:type="pct"/>
            <w:vAlign w:val="center"/>
          </w:tcPr>
          <w:p w14:paraId="46666C2B" w14:textId="77777777" w:rsidR="00B50489" w:rsidRPr="00FB19D4" w:rsidRDefault="00B50489" w:rsidP="00052A7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B19D4">
              <w:rPr>
                <w:rFonts w:asciiTheme="minorHAnsi" w:hAnsiTheme="minorHAnsi"/>
                <w:sz w:val="18"/>
                <w:szCs w:val="18"/>
              </w:rPr>
              <w:t>9</w:t>
            </w:r>
          </w:p>
        </w:tc>
        <w:tc>
          <w:tcPr>
            <w:tcW w:w="376" w:type="pct"/>
            <w:vAlign w:val="center"/>
          </w:tcPr>
          <w:p w14:paraId="62508B0E" w14:textId="77777777" w:rsidR="00B50489" w:rsidRPr="00FB19D4" w:rsidRDefault="00B50489" w:rsidP="00052A79">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sidRPr="00FB19D4">
              <w:rPr>
                <w:rFonts w:asciiTheme="minorHAnsi" w:hAnsiTheme="minorHAnsi"/>
                <w:sz w:val="18"/>
                <w:szCs w:val="18"/>
              </w:rPr>
              <w:t>10</w:t>
            </w:r>
          </w:p>
          <w:p w14:paraId="46F38555" w14:textId="77777777" w:rsidR="00B50489" w:rsidRPr="00FB19D4" w:rsidRDefault="00B50489" w:rsidP="00052A7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B19D4">
              <w:rPr>
                <w:rFonts w:asciiTheme="minorHAnsi" w:hAnsiTheme="minorHAnsi"/>
                <w:sz w:val="18"/>
                <w:szCs w:val="18"/>
              </w:rPr>
              <w:t>Very satisfied</w:t>
            </w:r>
          </w:p>
        </w:tc>
        <w:tc>
          <w:tcPr>
            <w:tcW w:w="313" w:type="pct"/>
            <w:vAlign w:val="center"/>
          </w:tcPr>
          <w:p w14:paraId="074EE147" w14:textId="77777777" w:rsidR="00B50489" w:rsidRPr="00FB19D4" w:rsidRDefault="00B50489" w:rsidP="00052A7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B19D4">
              <w:rPr>
                <w:rFonts w:asciiTheme="minorHAnsi" w:hAnsiTheme="minorHAnsi"/>
                <w:sz w:val="18"/>
                <w:szCs w:val="18"/>
              </w:rPr>
              <w:t>Not sure</w:t>
            </w:r>
          </w:p>
        </w:tc>
        <w:tc>
          <w:tcPr>
            <w:tcW w:w="311" w:type="pct"/>
            <w:vAlign w:val="center"/>
          </w:tcPr>
          <w:p w14:paraId="08BE9EF6" w14:textId="0DCB37D0" w:rsidR="00B50489" w:rsidRPr="00FB19D4" w:rsidRDefault="00B50489" w:rsidP="00B5048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B19D4">
              <w:rPr>
                <w:rFonts w:asciiTheme="minorHAnsi" w:hAnsiTheme="minorHAnsi"/>
                <w:sz w:val="18"/>
                <w:szCs w:val="18"/>
              </w:rPr>
              <w:t>NA</w:t>
            </w:r>
          </w:p>
        </w:tc>
      </w:tr>
      <w:tr w:rsidR="00EF40DE" w:rsidRPr="00FB19D4" w14:paraId="7ABD4897" w14:textId="13E4ECF5" w:rsidTr="008169AE">
        <w:trPr>
          <w:cnfStyle w:val="000000100000" w:firstRow="0" w:lastRow="0" w:firstColumn="0" w:lastColumn="0" w:oddVBand="0" w:evenVBand="0" w:oddHBand="1"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896" w:type="pct"/>
            <w:shd w:val="clear" w:color="auto" w:fill="A9D2F5"/>
            <w:vAlign w:val="center"/>
          </w:tcPr>
          <w:p w14:paraId="427BC1BF" w14:textId="77777777" w:rsidR="00B50489" w:rsidRPr="00FB19D4" w:rsidRDefault="00B50489" w:rsidP="00052A79">
            <w:pPr>
              <w:rPr>
                <w:rFonts w:asciiTheme="minorHAnsi" w:hAnsiTheme="minorHAnsi"/>
                <w:b w:val="0"/>
                <w:sz w:val="21"/>
                <w:szCs w:val="21"/>
              </w:rPr>
            </w:pPr>
            <w:r w:rsidRPr="00FB19D4">
              <w:rPr>
                <w:rFonts w:asciiTheme="minorHAnsi" w:hAnsiTheme="minorHAnsi"/>
                <w:b w:val="0"/>
                <w:sz w:val="21"/>
                <w:szCs w:val="21"/>
              </w:rPr>
              <w:t>Your business</w:t>
            </w:r>
          </w:p>
        </w:tc>
        <w:tc>
          <w:tcPr>
            <w:tcW w:w="420" w:type="pct"/>
            <w:shd w:val="clear" w:color="auto" w:fill="A9D2F5"/>
            <w:vAlign w:val="center"/>
          </w:tcPr>
          <w:p w14:paraId="20C490D5" w14:textId="77777777" w:rsidR="00B50489" w:rsidRPr="00FB19D4" w:rsidRDefault="00B50489" w:rsidP="00052A79">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70" w:type="pct"/>
            <w:shd w:val="clear" w:color="auto" w:fill="A9D2F5"/>
            <w:vAlign w:val="center"/>
          </w:tcPr>
          <w:p w14:paraId="2FF50A0E" w14:textId="77777777" w:rsidR="00B50489" w:rsidRPr="00FB19D4" w:rsidRDefault="00B50489" w:rsidP="00052A79">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45" w:type="pct"/>
            <w:shd w:val="clear" w:color="auto" w:fill="A9D2F5"/>
            <w:vAlign w:val="center"/>
          </w:tcPr>
          <w:p w14:paraId="668F8A48" w14:textId="77777777" w:rsidR="00B50489" w:rsidRPr="00FB19D4" w:rsidRDefault="00B50489" w:rsidP="00052A79">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45" w:type="pct"/>
            <w:shd w:val="clear" w:color="auto" w:fill="A9D2F5"/>
            <w:vAlign w:val="center"/>
          </w:tcPr>
          <w:p w14:paraId="2BB8EC23" w14:textId="77777777" w:rsidR="00B50489" w:rsidRPr="00FB19D4" w:rsidRDefault="00B50489" w:rsidP="00052A79">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45" w:type="pct"/>
            <w:shd w:val="clear" w:color="auto" w:fill="A9D2F5"/>
            <w:vAlign w:val="center"/>
          </w:tcPr>
          <w:p w14:paraId="7047B77B" w14:textId="77777777" w:rsidR="00B50489" w:rsidRPr="00FB19D4" w:rsidRDefault="00B50489" w:rsidP="00052A79">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45" w:type="pct"/>
            <w:shd w:val="clear" w:color="auto" w:fill="A9D2F5"/>
            <w:vAlign w:val="center"/>
          </w:tcPr>
          <w:p w14:paraId="0A56CF71" w14:textId="77777777" w:rsidR="00B50489" w:rsidRPr="00FB19D4" w:rsidRDefault="00B50489" w:rsidP="00052A79">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45" w:type="pct"/>
            <w:shd w:val="clear" w:color="auto" w:fill="A9D2F5"/>
            <w:vAlign w:val="center"/>
          </w:tcPr>
          <w:p w14:paraId="3F60C8F0" w14:textId="77777777" w:rsidR="00B50489" w:rsidRPr="00FB19D4" w:rsidRDefault="00B50489" w:rsidP="00052A79">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45" w:type="pct"/>
            <w:shd w:val="clear" w:color="auto" w:fill="A9D2F5"/>
            <w:vAlign w:val="center"/>
          </w:tcPr>
          <w:p w14:paraId="7F098370" w14:textId="77777777" w:rsidR="00B50489" w:rsidRPr="00FB19D4" w:rsidRDefault="00B50489" w:rsidP="00052A79">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45" w:type="pct"/>
            <w:shd w:val="clear" w:color="auto" w:fill="A9D2F5"/>
            <w:vAlign w:val="center"/>
          </w:tcPr>
          <w:p w14:paraId="2B04613D" w14:textId="77777777" w:rsidR="00B50489" w:rsidRPr="00FB19D4" w:rsidRDefault="00B50489" w:rsidP="00052A79">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76" w:type="pct"/>
            <w:shd w:val="clear" w:color="auto" w:fill="A9D2F5"/>
            <w:vAlign w:val="center"/>
          </w:tcPr>
          <w:p w14:paraId="62133D3F" w14:textId="77777777" w:rsidR="00B50489" w:rsidRPr="00FB19D4" w:rsidRDefault="00B50489" w:rsidP="00052A79">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13" w:type="pct"/>
            <w:shd w:val="clear" w:color="auto" w:fill="A9D2F5"/>
            <w:vAlign w:val="center"/>
          </w:tcPr>
          <w:p w14:paraId="17217CCB" w14:textId="77777777" w:rsidR="00B50489" w:rsidRPr="00FB19D4" w:rsidRDefault="00B50489" w:rsidP="00052A79">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11" w:type="pct"/>
            <w:shd w:val="clear" w:color="auto" w:fill="A9D2F5"/>
          </w:tcPr>
          <w:p w14:paraId="50631F36" w14:textId="77777777" w:rsidR="00B50489" w:rsidRPr="00FB19D4" w:rsidRDefault="00B50489" w:rsidP="00052A79">
            <w:pPr>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B50489" w:rsidRPr="00FB19D4" w14:paraId="403F18A3" w14:textId="05B13AE7" w:rsidTr="008169AE">
        <w:trPr>
          <w:cnfStyle w:val="000000010000" w:firstRow="0" w:lastRow="0" w:firstColumn="0" w:lastColumn="0" w:oddVBand="0" w:evenVBand="0" w:oddHBand="0" w:evenHBand="1"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896" w:type="pct"/>
            <w:vAlign w:val="center"/>
          </w:tcPr>
          <w:p w14:paraId="4A96C8AF" w14:textId="77777777" w:rsidR="00B50489" w:rsidRPr="00FB19D4" w:rsidRDefault="00B50489" w:rsidP="00052A79">
            <w:pPr>
              <w:rPr>
                <w:rFonts w:asciiTheme="minorHAnsi" w:hAnsiTheme="minorHAnsi"/>
                <w:b w:val="0"/>
                <w:sz w:val="21"/>
                <w:szCs w:val="21"/>
              </w:rPr>
            </w:pPr>
            <w:r w:rsidRPr="00FB19D4">
              <w:rPr>
                <w:rFonts w:asciiTheme="minorHAnsi" w:hAnsiTheme="minorHAnsi"/>
                <w:b w:val="0"/>
                <w:sz w:val="21"/>
                <w:szCs w:val="21"/>
              </w:rPr>
              <w:t>Your personal finances</w:t>
            </w:r>
          </w:p>
        </w:tc>
        <w:tc>
          <w:tcPr>
            <w:tcW w:w="420" w:type="pct"/>
            <w:vAlign w:val="center"/>
          </w:tcPr>
          <w:p w14:paraId="159DB6EC" w14:textId="77777777" w:rsidR="00B50489" w:rsidRPr="00FB19D4" w:rsidRDefault="00B50489" w:rsidP="00052A79">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70" w:type="pct"/>
            <w:vAlign w:val="center"/>
          </w:tcPr>
          <w:p w14:paraId="5E7F2AF0" w14:textId="77777777" w:rsidR="00B50489" w:rsidRPr="00FB19D4" w:rsidRDefault="00B50489" w:rsidP="00052A79">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45" w:type="pct"/>
            <w:vAlign w:val="center"/>
          </w:tcPr>
          <w:p w14:paraId="4F9F23A9" w14:textId="77777777" w:rsidR="00B50489" w:rsidRPr="00FB19D4" w:rsidRDefault="00B50489" w:rsidP="00052A79">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45" w:type="pct"/>
            <w:vAlign w:val="center"/>
          </w:tcPr>
          <w:p w14:paraId="2727E882" w14:textId="77777777" w:rsidR="00B50489" w:rsidRPr="00FB19D4" w:rsidRDefault="00B50489" w:rsidP="00052A79">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45" w:type="pct"/>
            <w:vAlign w:val="center"/>
          </w:tcPr>
          <w:p w14:paraId="410F7C19" w14:textId="77777777" w:rsidR="00B50489" w:rsidRPr="00FB19D4" w:rsidRDefault="00B50489" w:rsidP="00052A79">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45" w:type="pct"/>
            <w:vAlign w:val="center"/>
          </w:tcPr>
          <w:p w14:paraId="0A189FC1" w14:textId="77777777" w:rsidR="00B50489" w:rsidRPr="00FB19D4" w:rsidRDefault="00B50489" w:rsidP="00052A79">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45" w:type="pct"/>
            <w:vAlign w:val="center"/>
          </w:tcPr>
          <w:p w14:paraId="6DB56C54" w14:textId="77777777" w:rsidR="00B50489" w:rsidRPr="00FB19D4" w:rsidRDefault="00B50489" w:rsidP="00052A79">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45" w:type="pct"/>
            <w:vAlign w:val="center"/>
          </w:tcPr>
          <w:p w14:paraId="6409BBB7" w14:textId="77777777" w:rsidR="00B50489" w:rsidRPr="00FB19D4" w:rsidRDefault="00B50489" w:rsidP="00052A79">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45" w:type="pct"/>
            <w:vAlign w:val="center"/>
          </w:tcPr>
          <w:p w14:paraId="64733637" w14:textId="77777777" w:rsidR="00B50489" w:rsidRPr="00FB19D4" w:rsidRDefault="00B50489" w:rsidP="00052A79">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76" w:type="pct"/>
            <w:vAlign w:val="center"/>
          </w:tcPr>
          <w:p w14:paraId="32F3DAE9" w14:textId="77777777" w:rsidR="00B50489" w:rsidRPr="00FB19D4" w:rsidRDefault="00B50489" w:rsidP="00052A79">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13" w:type="pct"/>
            <w:vAlign w:val="center"/>
          </w:tcPr>
          <w:p w14:paraId="5021EAF2" w14:textId="77777777" w:rsidR="00B50489" w:rsidRPr="00FB19D4" w:rsidRDefault="00B50489" w:rsidP="00052A79">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11" w:type="pct"/>
          </w:tcPr>
          <w:p w14:paraId="7B2D730D" w14:textId="77777777" w:rsidR="00B50489" w:rsidRPr="00FB19D4" w:rsidRDefault="00B50489" w:rsidP="00052A79">
            <w:pPr>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EF40DE" w:rsidRPr="00FB19D4" w14:paraId="5110098B" w14:textId="77777777" w:rsidTr="008169AE">
        <w:trPr>
          <w:cnfStyle w:val="000000100000" w:firstRow="0" w:lastRow="0" w:firstColumn="0" w:lastColumn="0" w:oddVBand="0" w:evenVBand="0" w:oddHBand="1"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896" w:type="pct"/>
            <w:shd w:val="clear" w:color="auto" w:fill="A9D2F5"/>
            <w:vAlign w:val="center"/>
          </w:tcPr>
          <w:p w14:paraId="03CCE8B2" w14:textId="79555E38" w:rsidR="008169AE" w:rsidRPr="00FB19D4" w:rsidRDefault="008169AE" w:rsidP="008169AE">
            <w:pPr>
              <w:rPr>
                <w:rFonts w:asciiTheme="minorHAnsi" w:hAnsiTheme="minorHAnsi"/>
                <w:b w:val="0"/>
                <w:sz w:val="21"/>
                <w:szCs w:val="21"/>
              </w:rPr>
            </w:pPr>
            <w:r w:rsidRPr="00D04835">
              <w:rPr>
                <w:rFonts w:asciiTheme="minorHAnsi" w:hAnsiTheme="minorHAnsi"/>
                <w:b w:val="0"/>
                <w:bCs w:val="0"/>
                <w:sz w:val="21"/>
                <w:szCs w:val="21"/>
              </w:rPr>
              <w:t xml:space="preserve">Their response to </w:t>
            </w:r>
            <w:r>
              <w:rPr>
                <w:rFonts w:asciiTheme="minorHAnsi" w:hAnsiTheme="minorHAnsi"/>
                <w:b w:val="0"/>
                <w:bCs w:val="0"/>
                <w:sz w:val="21"/>
                <w:szCs w:val="21"/>
              </w:rPr>
              <w:t xml:space="preserve">supporting your </w:t>
            </w:r>
            <w:r w:rsidRPr="004414BB">
              <w:rPr>
                <w:rFonts w:asciiTheme="minorHAnsi" w:hAnsiTheme="minorHAnsi"/>
                <w:sz w:val="21"/>
                <w:szCs w:val="21"/>
              </w:rPr>
              <w:t>personal</w:t>
            </w:r>
            <w:r>
              <w:rPr>
                <w:rFonts w:asciiTheme="minorHAnsi" w:hAnsiTheme="minorHAnsi"/>
                <w:b w:val="0"/>
                <w:bCs w:val="0"/>
                <w:sz w:val="21"/>
                <w:szCs w:val="21"/>
              </w:rPr>
              <w:t xml:space="preserve"> finances during </w:t>
            </w:r>
            <w:r w:rsidRPr="00D04835">
              <w:rPr>
                <w:rFonts w:asciiTheme="minorHAnsi" w:hAnsiTheme="minorHAnsi"/>
                <w:b w:val="0"/>
                <w:bCs w:val="0"/>
                <w:sz w:val="21"/>
                <w:szCs w:val="21"/>
              </w:rPr>
              <w:t>COVID-19</w:t>
            </w:r>
          </w:p>
        </w:tc>
        <w:tc>
          <w:tcPr>
            <w:tcW w:w="420" w:type="pct"/>
            <w:shd w:val="clear" w:color="auto" w:fill="A9D2F5"/>
            <w:vAlign w:val="center"/>
          </w:tcPr>
          <w:p w14:paraId="67079DCC" w14:textId="77777777" w:rsidR="008169AE" w:rsidRPr="00FB19D4" w:rsidRDefault="008169AE" w:rsidP="008169AE">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70" w:type="pct"/>
            <w:shd w:val="clear" w:color="auto" w:fill="A9D2F5"/>
            <w:vAlign w:val="center"/>
          </w:tcPr>
          <w:p w14:paraId="2A3D9099" w14:textId="77777777" w:rsidR="008169AE" w:rsidRPr="00FB19D4" w:rsidRDefault="008169AE" w:rsidP="008169AE">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45" w:type="pct"/>
            <w:shd w:val="clear" w:color="auto" w:fill="A9D2F5"/>
            <w:vAlign w:val="center"/>
          </w:tcPr>
          <w:p w14:paraId="16E1103B" w14:textId="77777777" w:rsidR="008169AE" w:rsidRPr="00FB19D4" w:rsidRDefault="008169AE" w:rsidP="008169AE">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45" w:type="pct"/>
            <w:shd w:val="clear" w:color="auto" w:fill="A9D2F5"/>
            <w:vAlign w:val="center"/>
          </w:tcPr>
          <w:p w14:paraId="53386852" w14:textId="77777777" w:rsidR="008169AE" w:rsidRPr="00FB19D4" w:rsidRDefault="008169AE" w:rsidP="008169AE">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45" w:type="pct"/>
            <w:shd w:val="clear" w:color="auto" w:fill="A9D2F5"/>
            <w:vAlign w:val="center"/>
          </w:tcPr>
          <w:p w14:paraId="3606F72B" w14:textId="77777777" w:rsidR="008169AE" w:rsidRPr="00FB19D4" w:rsidRDefault="008169AE" w:rsidP="008169AE">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45" w:type="pct"/>
            <w:shd w:val="clear" w:color="auto" w:fill="A9D2F5"/>
            <w:vAlign w:val="center"/>
          </w:tcPr>
          <w:p w14:paraId="4444FD3E" w14:textId="77777777" w:rsidR="008169AE" w:rsidRPr="00FB19D4" w:rsidRDefault="008169AE" w:rsidP="008169AE">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45" w:type="pct"/>
            <w:shd w:val="clear" w:color="auto" w:fill="A9D2F5"/>
            <w:vAlign w:val="center"/>
          </w:tcPr>
          <w:p w14:paraId="25B41E73" w14:textId="77777777" w:rsidR="008169AE" w:rsidRPr="00FB19D4" w:rsidRDefault="008169AE" w:rsidP="008169AE">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45" w:type="pct"/>
            <w:shd w:val="clear" w:color="auto" w:fill="A9D2F5"/>
            <w:vAlign w:val="center"/>
          </w:tcPr>
          <w:p w14:paraId="0A00DCF9" w14:textId="77777777" w:rsidR="008169AE" w:rsidRPr="00FB19D4" w:rsidRDefault="008169AE" w:rsidP="008169AE">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45" w:type="pct"/>
            <w:shd w:val="clear" w:color="auto" w:fill="A9D2F5"/>
            <w:vAlign w:val="center"/>
          </w:tcPr>
          <w:p w14:paraId="5E2A02F7" w14:textId="77777777" w:rsidR="008169AE" w:rsidRPr="00FB19D4" w:rsidRDefault="008169AE" w:rsidP="008169AE">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76" w:type="pct"/>
            <w:shd w:val="clear" w:color="auto" w:fill="A9D2F5"/>
            <w:vAlign w:val="center"/>
          </w:tcPr>
          <w:p w14:paraId="0CC094A7" w14:textId="77777777" w:rsidR="008169AE" w:rsidRPr="00FB19D4" w:rsidRDefault="008169AE" w:rsidP="008169AE">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13" w:type="pct"/>
            <w:shd w:val="clear" w:color="auto" w:fill="A9D2F5"/>
            <w:vAlign w:val="center"/>
          </w:tcPr>
          <w:p w14:paraId="531372C1" w14:textId="77777777" w:rsidR="008169AE" w:rsidRPr="00FB19D4" w:rsidRDefault="008169AE" w:rsidP="008169AE">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11" w:type="pct"/>
            <w:shd w:val="clear" w:color="auto" w:fill="A9D2F5"/>
          </w:tcPr>
          <w:p w14:paraId="2C2636C6" w14:textId="77777777" w:rsidR="008169AE" w:rsidRPr="00FB19D4" w:rsidRDefault="008169AE" w:rsidP="008169AE">
            <w:pPr>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EF40DE" w:rsidRPr="00FB19D4" w14:paraId="21E99BBD" w14:textId="77777777" w:rsidTr="008169AE">
        <w:trPr>
          <w:cnfStyle w:val="000000010000" w:firstRow="0" w:lastRow="0" w:firstColumn="0" w:lastColumn="0" w:oddVBand="0" w:evenVBand="0" w:oddHBand="0" w:evenHBand="1"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896" w:type="pct"/>
            <w:shd w:val="clear" w:color="auto" w:fill="A9D2F5"/>
            <w:vAlign w:val="center"/>
          </w:tcPr>
          <w:p w14:paraId="0A5EF2A0" w14:textId="17EC4D66" w:rsidR="008169AE" w:rsidRPr="00D260E0" w:rsidRDefault="008169AE" w:rsidP="008169AE">
            <w:pPr>
              <w:rPr>
                <w:rFonts w:asciiTheme="minorHAnsi" w:hAnsiTheme="minorHAnsi"/>
                <w:b w:val="0"/>
                <w:bCs w:val="0"/>
                <w:sz w:val="21"/>
                <w:szCs w:val="21"/>
              </w:rPr>
            </w:pPr>
            <w:r w:rsidRPr="00EF40DE">
              <w:rPr>
                <w:rFonts w:asciiTheme="minorHAnsi" w:hAnsiTheme="minorHAnsi"/>
                <w:b w:val="0"/>
                <w:bCs w:val="0"/>
                <w:sz w:val="21"/>
                <w:szCs w:val="21"/>
              </w:rPr>
              <w:t>Their response to supporting your</w:t>
            </w:r>
            <w:r w:rsidRPr="004414BB">
              <w:rPr>
                <w:rFonts w:asciiTheme="minorHAnsi" w:hAnsiTheme="minorHAnsi"/>
                <w:sz w:val="21"/>
                <w:szCs w:val="21"/>
              </w:rPr>
              <w:t xml:space="preserve"> business </w:t>
            </w:r>
            <w:r w:rsidRPr="00EF40DE">
              <w:rPr>
                <w:rFonts w:asciiTheme="minorHAnsi" w:hAnsiTheme="minorHAnsi"/>
                <w:b w:val="0"/>
                <w:bCs w:val="0"/>
                <w:sz w:val="21"/>
                <w:szCs w:val="21"/>
              </w:rPr>
              <w:t>finances during COVID-19</w:t>
            </w:r>
          </w:p>
        </w:tc>
        <w:tc>
          <w:tcPr>
            <w:tcW w:w="420" w:type="pct"/>
            <w:shd w:val="clear" w:color="auto" w:fill="A9D2F5"/>
            <w:vAlign w:val="center"/>
          </w:tcPr>
          <w:p w14:paraId="778EAA2E" w14:textId="77777777" w:rsidR="008169AE" w:rsidRPr="00FB19D4" w:rsidRDefault="008169AE" w:rsidP="008169AE">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70" w:type="pct"/>
            <w:shd w:val="clear" w:color="auto" w:fill="A9D2F5"/>
            <w:vAlign w:val="center"/>
          </w:tcPr>
          <w:p w14:paraId="3723A08C" w14:textId="77777777" w:rsidR="008169AE" w:rsidRPr="00FB19D4" w:rsidRDefault="008169AE" w:rsidP="008169AE">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45" w:type="pct"/>
            <w:shd w:val="clear" w:color="auto" w:fill="A9D2F5"/>
            <w:vAlign w:val="center"/>
          </w:tcPr>
          <w:p w14:paraId="6CD2DBD2" w14:textId="77777777" w:rsidR="008169AE" w:rsidRPr="00FB19D4" w:rsidRDefault="008169AE" w:rsidP="008169AE">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45" w:type="pct"/>
            <w:shd w:val="clear" w:color="auto" w:fill="A9D2F5"/>
            <w:vAlign w:val="center"/>
          </w:tcPr>
          <w:p w14:paraId="7047F3A2" w14:textId="77777777" w:rsidR="008169AE" w:rsidRPr="00FB19D4" w:rsidRDefault="008169AE" w:rsidP="008169AE">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45" w:type="pct"/>
            <w:shd w:val="clear" w:color="auto" w:fill="A9D2F5"/>
            <w:vAlign w:val="center"/>
          </w:tcPr>
          <w:p w14:paraId="135A80DF" w14:textId="77777777" w:rsidR="008169AE" w:rsidRPr="00FB19D4" w:rsidRDefault="008169AE" w:rsidP="008169AE">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45" w:type="pct"/>
            <w:shd w:val="clear" w:color="auto" w:fill="A9D2F5"/>
            <w:vAlign w:val="center"/>
          </w:tcPr>
          <w:p w14:paraId="120E9799" w14:textId="77777777" w:rsidR="008169AE" w:rsidRPr="00FB19D4" w:rsidRDefault="008169AE" w:rsidP="008169AE">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45" w:type="pct"/>
            <w:shd w:val="clear" w:color="auto" w:fill="A9D2F5"/>
            <w:vAlign w:val="center"/>
          </w:tcPr>
          <w:p w14:paraId="54DA7EFB" w14:textId="77777777" w:rsidR="008169AE" w:rsidRPr="00FB19D4" w:rsidRDefault="008169AE" w:rsidP="008169AE">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45" w:type="pct"/>
            <w:shd w:val="clear" w:color="auto" w:fill="A9D2F5"/>
            <w:vAlign w:val="center"/>
          </w:tcPr>
          <w:p w14:paraId="5D463813" w14:textId="77777777" w:rsidR="008169AE" w:rsidRPr="00FB19D4" w:rsidRDefault="008169AE" w:rsidP="008169AE">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45" w:type="pct"/>
            <w:shd w:val="clear" w:color="auto" w:fill="A9D2F5"/>
            <w:vAlign w:val="center"/>
          </w:tcPr>
          <w:p w14:paraId="69E22963" w14:textId="77777777" w:rsidR="008169AE" w:rsidRPr="00FB19D4" w:rsidRDefault="008169AE" w:rsidP="008169AE">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76" w:type="pct"/>
            <w:shd w:val="clear" w:color="auto" w:fill="A9D2F5"/>
            <w:vAlign w:val="center"/>
          </w:tcPr>
          <w:p w14:paraId="245A97CE" w14:textId="77777777" w:rsidR="008169AE" w:rsidRPr="00FB19D4" w:rsidRDefault="008169AE" w:rsidP="008169AE">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13" w:type="pct"/>
            <w:shd w:val="clear" w:color="auto" w:fill="A9D2F5"/>
            <w:vAlign w:val="center"/>
          </w:tcPr>
          <w:p w14:paraId="427E6F56" w14:textId="77777777" w:rsidR="008169AE" w:rsidRPr="00FB19D4" w:rsidRDefault="008169AE" w:rsidP="008169AE">
            <w:pPr>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11" w:type="pct"/>
            <w:shd w:val="clear" w:color="auto" w:fill="A9D2F5"/>
          </w:tcPr>
          <w:p w14:paraId="0782043F" w14:textId="77777777" w:rsidR="008169AE" w:rsidRPr="00FB19D4" w:rsidRDefault="008169AE" w:rsidP="008169AE">
            <w:pPr>
              <w:jc w:val="center"/>
              <w:cnfStyle w:val="000000010000" w:firstRow="0" w:lastRow="0" w:firstColumn="0" w:lastColumn="0" w:oddVBand="0" w:evenVBand="0" w:oddHBand="0" w:evenHBand="1" w:firstRowFirstColumn="0" w:firstRowLastColumn="0" w:lastRowFirstColumn="0" w:lastRowLastColumn="0"/>
              <w:rPr>
                <w:sz w:val="18"/>
                <w:szCs w:val="18"/>
              </w:rPr>
            </w:pPr>
          </w:p>
        </w:tc>
      </w:tr>
    </w:tbl>
    <w:p w14:paraId="27CA4617" w14:textId="15BC1C63" w:rsidR="00F96591" w:rsidRDefault="00F96591" w:rsidP="00E95259">
      <w:pPr>
        <w:pStyle w:val="ListParagraph"/>
        <w:spacing w:after="0" w:line="240" w:lineRule="auto"/>
        <w:ind w:left="360"/>
        <w:rPr>
          <w:rFonts w:ascii="Roboto Condensed" w:hAnsi="Roboto Condensed"/>
          <w:sz w:val="21"/>
          <w:szCs w:val="21"/>
        </w:rPr>
      </w:pPr>
    </w:p>
    <w:p w14:paraId="6C99C34D" w14:textId="61E649CC" w:rsidR="00EF40DE" w:rsidRDefault="00EF40DE" w:rsidP="00E95259">
      <w:pPr>
        <w:pStyle w:val="ListParagraph"/>
        <w:spacing w:after="0" w:line="240" w:lineRule="auto"/>
        <w:ind w:left="360"/>
        <w:rPr>
          <w:rFonts w:ascii="Roboto Condensed" w:hAnsi="Roboto Condensed"/>
          <w:sz w:val="21"/>
          <w:szCs w:val="21"/>
        </w:rPr>
      </w:pPr>
    </w:p>
    <w:p w14:paraId="5AA9F571" w14:textId="4539E431" w:rsidR="00EF40DE" w:rsidRDefault="00EF40DE" w:rsidP="00E95259">
      <w:pPr>
        <w:pStyle w:val="ListParagraph"/>
        <w:spacing w:after="0" w:line="240" w:lineRule="auto"/>
        <w:ind w:left="360"/>
        <w:rPr>
          <w:rFonts w:ascii="Roboto Condensed" w:hAnsi="Roboto Condensed"/>
          <w:sz w:val="21"/>
          <w:szCs w:val="21"/>
        </w:rPr>
      </w:pPr>
    </w:p>
    <w:p w14:paraId="58F3F41B" w14:textId="21E89484" w:rsidR="00EF40DE" w:rsidRDefault="00EF40DE" w:rsidP="00E95259">
      <w:pPr>
        <w:pStyle w:val="ListParagraph"/>
        <w:spacing w:after="0" w:line="240" w:lineRule="auto"/>
        <w:ind w:left="360"/>
        <w:rPr>
          <w:rFonts w:ascii="Roboto Condensed" w:hAnsi="Roboto Condensed"/>
          <w:sz w:val="21"/>
          <w:szCs w:val="21"/>
        </w:rPr>
      </w:pPr>
    </w:p>
    <w:p w14:paraId="72964439" w14:textId="09C4285C" w:rsidR="00EF40DE" w:rsidRDefault="00EF40DE" w:rsidP="00E95259">
      <w:pPr>
        <w:pStyle w:val="ListParagraph"/>
        <w:spacing w:after="0" w:line="240" w:lineRule="auto"/>
        <w:ind w:left="360"/>
        <w:rPr>
          <w:rFonts w:ascii="Roboto Condensed" w:hAnsi="Roboto Condensed"/>
          <w:sz w:val="21"/>
          <w:szCs w:val="21"/>
        </w:rPr>
      </w:pPr>
    </w:p>
    <w:p w14:paraId="454D0965" w14:textId="77777777" w:rsidR="00EF40DE" w:rsidRPr="00FB19D4" w:rsidRDefault="00EF40DE" w:rsidP="00E95259">
      <w:pPr>
        <w:pStyle w:val="ListParagraph"/>
        <w:spacing w:after="0" w:line="240" w:lineRule="auto"/>
        <w:ind w:left="360"/>
        <w:rPr>
          <w:rFonts w:ascii="Roboto Condensed" w:hAnsi="Roboto Condensed"/>
          <w:sz w:val="21"/>
          <w:szCs w:val="21"/>
        </w:rPr>
      </w:pPr>
    </w:p>
    <w:p w14:paraId="786D757E" w14:textId="77777777" w:rsidR="009C1B55" w:rsidRPr="00FB19D4" w:rsidRDefault="009C1B55" w:rsidP="00F84DC2">
      <w:pPr>
        <w:pStyle w:val="ListParagraph"/>
        <w:numPr>
          <w:ilvl w:val="0"/>
          <w:numId w:val="6"/>
        </w:numPr>
        <w:spacing w:after="0" w:line="240" w:lineRule="auto"/>
        <w:rPr>
          <w:sz w:val="21"/>
          <w:szCs w:val="21"/>
        </w:rPr>
      </w:pPr>
      <w:r w:rsidRPr="00FB19D4">
        <w:rPr>
          <w:sz w:val="21"/>
          <w:szCs w:val="21"/>
        </w:rPr>
        <w:t>How much do you agree or disagree with the following statements?</w:t>
      </w:r>
    </w:p>
    <w:tbl>
      <w:tblPr>
        <w:tblStyle w:val="GridTable2-Accent1"/>
        <w:tblW w:w="11160" w:type="dxa"/>
        <w:tblInd w:w="-4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2790"/>
        <w:gridCol w:w="1023"/>
        <w:gridCol w:w="867"/>
        <w:gridCol w:w="1181"/>
        <w:gridCol w:w="1159"/>
        <w:gridCol w:w="990"/>
        <w:gridCol w:w="1080"/>
        <w:gridCol w:w="866"/>
        <w:gridCol w:w="1204"/>
      </w:tblGrid>
      <w:tr w:rsidR="002441B7" w:rsidRPr="00FB19D4" w14:paraId="31372F8C" w14:textId="1DBDF070" w:rsidTr="00172BC1">
        <w:trPr>
          <w:cnfStyle w:val="100000000000" w:firstRow="1" w:lastRow="0" w:firstColumn="0" w:lastColumn="0" w:oddVBand="0" w:evenVBand="0" w:oddHBand="0" w:evenHBand="0" w:firstRowFirstColumn="0" w:firstRowLastColumn="0" w:lastRowFirstColumn="0" w:lastRowLastColumn="0"/>
          <w:trHeight w:val="598"/>
        </w:trPr>
        <w:tc>
          <w:tcPr>
            <w:cnfStyle w:val="001000000000" w:firstRow="0" w:lastRow="0" w:firstColumn="1" w:lastColumn="0" w:oddVBand="0" w:evenVBand="0" w:oddHBand="0" w:evenHBand="0" w:firstRowFirstColumn="0" w:firstRowLastColumn="0" w:lastRowFirstColumn="0" w:lastRowLastColumn="0"/>
            <w:tcW w:w="2790" w:type="dxa"/>
            <w:tcBorders>
              <w:top w:val="single" w:sz="4" w:space="0" w:color="808080" w:themeColor="background1" w:themeShade="80"/>
              <w:right w:val="single" w:sz="4" w:space="0" w:color="808080" w:themeColor="background1" w:themeShade="80"/>
            </w:tcBorders>
            <w:vAlign w:val="center"/>
          </w:tcPr>
          <w:p w14:paraId="1A4151F8" w14:textId="77777777" w:rsidR="002441B7" w:rsidRPr="00FB19D4" w:rsidRDefault="002441B7" w:rsidP="002441B7">
            <w:pPr>
              <w:pStyle w:val="ListParagraph"/>
              <w:ind w:left="0"/>
              <w:jc w:val="center"/>
              <w:rPr>
                <w:rFonts w:ascii="Roboto Condensed" w:hAnsi="Roboto Condensed"/>
                <w:sz w:val="21"/>
                <w:szCs w:val="21"/>
              </w:rPr>
            </w:pPr>
          </w:p>
        </w:tc>
        <w:tc>
          <w:tcPr>
            <w:tcW w:w="1023" w:type="dxa"/>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tcPr>
          <w:p w14:paraId="56F25FD9" w14:textId="77777777" w:rsidR="002441B7" w:rsidRPr="00FB19D4" w:rsidRDefault="002441B7" w:rsidP="002441B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Roboto Condensed" w:hAnsi="Roboto Condensed"/>
                <w:sz w:val="21"/>
                <w:szCs w:val="21"/>
              </w:rPr>
            </w:pPr>
            <w:r w:rsidRPr="00FB19D4">
              <w:rPr>
                <w:rFonts w:ascii="Roboto Condensed" w:hAnsi="Roboto Condensed"/>
                <w:sz w:val="21"/>
                <w:szCs w:val="21"/>
              </w:rPr>
              <w:t>Strongly agree</w:t>
            </w:r>
          </w:p>
        </w:tc>
        <w:tc>
          <w:tcPr>
            <w:tcW w:w="867" w:type="dxa"/>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tcPr>
          <w:p w14:paraId="2B53EFFC" w14:textId="77777777" w:rsidR="002441B7" w:rsidRPr="00FB19D4" w:rsidRDefault="002441B7" w:rsidP="002441B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Roboto Condensed" w:hAnsi="Roboto Condensed"/>
                <w:sz w:val="21"/>
                <w:szCs w:val="21"/>
              </w:rPr>
            </w:pPr>
            <w:r w:rsidRPr="00FB19D4">
              <w:rPr>
                <w:rFonts w:ascii="Roboto Condensed" w:hAnsi="Roboto Condensed"/>
                <w:sz w:val="21"/>
                <w:szCs w:val="21"/>
              </w:rPr>
              <w:t>Agree</w:t>
            </w:r>
          </w:p>
        </w:tc>
        <w:tc>
          <w:tcPr>
            <w:tcW w:w="1181" w:type="dxa"/>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tcPr>
          <w:p w14:paraId="4E2A5C74" w14:textId="77777777" w:rsidR="002441B7" w:rsidRPr="00FB19D4" w:rsidRDefault="002441B7" w:rsidP="002441B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Roboto Condensed" w:hAnsi="Roboto Condensed"/>
                <w:sz w:val="21"/>
                <w:szCs w:val="21"/>
              </w:rPr>
            </w:pPr>
            <w:r w:rsidRPr="00FB19D4">
              <w:rPr>
                <w:rFonts w:ascii="Roboto Condensed" w:hAnsi="Roboto Condensed"/>
                <w:sz w:val="21"/>
                <w:szCs w:val="21"/>
              </w:rPr>
              <w:t>Somewhat agree</w:t>
            </w:r>
          </w:p>
        </w:tc>
        <w:tc>
          <w:tcPr>
            <w:tcW w:w="1159" w:type="dxa"/>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tcPr>
          <w:p w14:paraId="4A29BA09" w14:textId="77777777" w:rsidR="002441B7" w:rsidRPr="00FB19D4" w:rsidRDefault="002441B7" w:rsidP="002441B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Roboto Condensed" w:hAnsi="Roboto Condensed"/>
                <w:sz w:val="21"/>
                <w:szCs w:val="21"/>
              </w:rPr>
            </w:pPr>
            <w:r w:rsidRPr="00FB19D4">
              <w:rPr>
                <w:rFonts w:ascii="Roboto Condensed" w:hAnsi="Roboto Condensed"/>
                <w:sz w:val="21"/>
                <w:szCs w:val="21"/>
              </w:rPr>
              <w:t>Somewhat disagree</w:t>
            </w:r>
          </w:p>
        </w:tc>
        <w:tc>
          <w:tcPr>
            <w:tcW w:w="990" w:type="dxa"/>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tcPr>
          <w:p w14:paraId="3DD2DAB0" w14:textId="77777777" w:rsidR="002441B7" w:rsidRPr="00FB19D4" w:rsidRDefault="002441B7" w:rsidP="002441B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Roboto Condensed" w:hAnsi="Roboto Condensed"/>
                <w:sz w:val="21"/>
                <w:szCs w:val="21"/>
              </w:rPr>
            </w:pPr>
            <w:r w:rsidRPr="00FB19D4">
              <w:rPr>
                <w:rFonts w:ascii="Roboto Condensed" w:hAnsi="Roboto Condensed"/>
                <w:sz w:val="21"/>
                <w:szCs w:val="21"/>
              </w:rPr>
              <w:t>Disagree</w:t>
            </w:r>
          </w:p>
        </w:tc>
        <w:tc>
          <w:tcPr>
            <w:tcW w:w="1080" w:type="dxa"/>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tcPr>
          <w:p w14:paraId="5D1C6F99" w14:textId="77777777" w:rsidR="002441B7" w:rsidRPr="00FB19D4" w:rsidRDefault="002441B7" w:rsidP="002441B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Roboto Condensed" w:hAnsi="Roboto Condensed"/>
                <w:sz w:val="21"/>
                <w:szCs w:val="21"/>
              </w:rPr>
            </w:pPr>
            <w:r w:rsidRPr="00FB19D4">
              <w:rPr>
                <w:rFonts w:ascii="Roboto Condensed" w:hAnsi="Roboto Condensed"/>
                <w:sz w:val="21"/>
                <w:szCs w:val="21"/>
              </w:rPr>
              <w:t>Strongly disagree</w:t>
            </w:r>
          </w:p>
        </w:tc>
        <w:tc>
          <w:tcPr>
            <w:tcW w:w="866" w:type="dxa"/>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tcPr>
          <w:p w14:paraId="26F21C5F" w14:textId="77777777" w:rsidR="002441B7" w:rsidRPr="00FB19D4" w:rsidRDefault="002441B7" w:rsidP="002441B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Roboto Condensed" w:hAnsi="Roboto Condensed"/>
                <w:sz w:val="21"/>
                <w:szCs w:val="21"/>
              </w:rPr>
            </w:pPr>
            <w:r w:rsidRPr="00FB19D4">
              <w:rPr>
                <w:rFonts w:ascii="Roboto Condensed" w:hAnsi="Roboto Condensed"/>
                <w:sz w:val="21"/>
                <w:szCs w:val="21"/>
              </w:rPr>
              <w:t>Not sure</w:t>
            </w:r>
          </w:p>
        </w:tc>
        <w:tc>
          <w:tcPr>
            <w:tcW w:w="1204" w:type="dxa"/>
            <w:tcBorders>
              <w:top w:val="single" w:sz="4" w:space="0" w:color="808080" w:themeColor="background1" w:themeShade="80"/>
              <w:left w:val="single" w:sz="4" w:space="0" w:color="808080" w:themeColor="background1" w:themeShade="80"/>
              <w:right w:val="single" w:sz="4" w:space="0" w:color="808080" w:themeColor="background1" w:themeShade="80"/>
            </w:tcBorders>
            <w:vAlign w:val="center"/>
          </w:tcPr>
          <w:p w14:paraId="1ABDB010" w14:textId="5402A5DC" w:rsidR="002441B7" w:rsidRPr="00FB19D4" w:rsidRDefault="002441B7" w:rsidP="002441B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Roboto Condensed" w:hAnsi="Roboto Condensed"/>
                <w:sz w:val="21"/>
                <w:szCs w:val="21"/>
              </w:rPr>
            </w:pPr>
            <w:r w:rsidRPr="00FB19D4">
              <w:rPr>
                <w:rFonts w:ascii="Roboto Condensed" w:hAnsi="Roboto Condensed"/>
                <w:sz w:val="21"/>
                <w:szCs w:val="21"/>
              </w:rPr>
              <w:t>Not applicable</w:t>
            </w:r>
          </w:p>
        </w:tc>
      </w:tr>
      <w:tr w:rsidR="002441B7" w:rsidRPr="00FB19D4" w14:paraId="38D0770A" w14:textId="3AFB30EA" w:rsidTr="00172BC1">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49152C6E" w14:textId="29E0AC87" w:rsidR="002441B7" w:rsidRPr="00FB19D4" w:rsidRDefault="002441B7" w:rsidP="002441B7">
            <w:pPr>
              <w:pStyle w:val="ListParagraph"/>
              <w:ind w:left="0"/>
              <w:rPr>
                <w:rFonts w:ascii="Roboto Condensed" w:hAnsi="Roboto Condensed"/>
                <w:sz w:val="21"/>
                <w:szCs w:val="21"/>
              </w:rPr>
            </w:pPr>
            <w:r w:rsidRPr="00FB19D4">
              <w:rPr>
                <w:rFonts w:ascii="Roboto Condensed" w:hAnsi="Roboto Condensed"/>
                <w:b w:val="0"/>
                <w:sz w:val="21"/>
                <w:szCs w:val="21"/>
              </w:rPr>
              <w:t>Financial advice</w:t>
            </w:r>
            <w:r w:rsidR="00F76C17">
              <w:rPr>
                <w:rFonts w:ascii="Roboto Condensed" w:hAnsi="Roboto Condensed"/>
                <w:b w:val="0"/>
                <w:sz w:val="21"/>
                <w:szCs w:val="21"/>
              </w:rPr>
              <w:t xml:space="preserve"> </w:t>
            </w:r>
            <w:r w:rsidRPr="00FB19D4">
              <w:rPr>
                <w:rFonts w:ascii="Roboto Condensed" w:hAnsi="Roboto Condensed"/>
                <w:b w:val="0"/>
                <w:sz w:val="21"/>
                <w:szCs w:val="21"/>
              </w:rPr>
              <w:t xml:space="preserve">is valuable to </w:t>
            </w:r>
            <w:r w:rsidR="007605FF">
              <w:rPr>
                <w:rFonts w:ascii="Roboto Condensed" w:hAnsi="Roboto Condensed"/>
                <w:b w:val="0"/>
                <w:sz w:val="21"/>
                <w:szCs w:val="21"/>
              </w:rPr>
              <w:t>your</w:t>
            </w:r>
            <w:r w:rsidR="007605FF" w:rsidRPr="00FB19D4">
              <w:rPr>
                <w:rFonts w:ascii="Roboto Condensed" w:hAnsi="Roboto Condensed"/>
                <w:b w:val="0"/>
                <w:sz w:val="21"/>
                <w:szCs w:val="21"/>
              </w:rPr>
              <w:t xml:space="preserve"> </w:t>
            </w:r>
            <w:r w:rsidRPr="00FB19D4">
              <w:rPr>
                <w:rFonts w:ascii="Roboto Condensed" w:hAnsi="Roboto Condensed"/>
                <w:b w:val="0"/>
                <w:sz w:val="21"/>
                <w:szCs w:val="21"/>
              </w:rPr>
              <w:t>business</w:t>
            </w:r>
          </w:p>
        </w:tc>
        <w:tc>
          <w:tcPr>
            <w:tcW w:w="1023" w:type="dxa"/>
            <w:vAlign w:val="center"/>
          </w:tcPr>
          <w:p w14:paraId="4C56467C" w14:textId="77777777" w:rsidR="002441B7" w:rsidRPr="00FB19D4" w:rsidRDefault="002441B7" w:rsidP="002441B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867" w:type="dxa"/>
            <w:vAlign w:val="center"/>
          </w:tcPr>
          <w:p w14:paraId="24DAEAAD" w14:textId="77777777" w:rsidR="002441B7" w:rsidRPr="00FB19D4" w:rsidRDefault="002441B7" w:rsidP="002441B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181" w:type="dxa"/>
            <w:vAlign w:val="center"/>
          </w:tcPr>
          <w:p w14:paraId="7D69AA56" w14:textId="77777777" w:rsidR="002441B7" w:rsidRPr="00FB19D4" w:rsidRDefault="002441B7" w:rsidP="002441B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159" w:type="dxa"/>
            <w:vAlign w:val="center"/>
          </w:tcPr>
          <w:p w14:paraId="59B8ADFC" w14:textId="77777777" w:rsidR="002441B7" w:rsidRPr="00FB19D4" w:rsidRDefault="002441B7" w:rsidP="002441B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990" w:type="dxa"/>
            <w:vAlign w:val="center"/>
          </w:tcPr>
          <w:p w14:paraId="1CF7896C" w14:textId="77777777" w:rsidR="002441B7" w:rsidRPr="00FB19D4" w:rsidRDefault="002441B7" w:rsidP="002441B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080" w:type="dxa"/>
            <w:vAlign w:val="center"/>
          </w:tcPr>
          <w:p w14:paraId="5F5FA4C9" w14:textId="77777777" w:rsidR="002441B7" w:rsidRPr="00FB19D4" w:rsidRDefault="002441B7" w:rsidP="002441B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866" w:type="dxa"/>
            <w:vAlign w:val="center"/>
          </w:tcPr>
          <w:p w14:paraId="7341A7D4" w14:textId="77777777" w:rsidR="002441B7" w:rsidRPr="00FB19D4" w:rsidRDefault="002441B7" w:rsidP="002441B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204" w:type="dxa"/>
            <w:vAlign w:val="center"/>
          </w:tcPr>
          <w:p w14:paraId="51905095" w14:textId="77777777" w:rsidR="002441B7" w:rsidRPr="00FB19D4" w:rsidRDefault="002441B7" w:rsidP="002441B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r>
      <w:tr w:rsidR="002441B7" w:rsidRPr="00FB19D4" w14:paraId="6316DA4D" w14:textId="28703A39" w:rsidTr="00172BC1">
        <w:trPr>
          <w:trHeight w:val="308"/>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04C49C3B" w14:textId="726BACD5" w:rsidR="002441B7" w:rsidRPr="00FB19D4" w:rsidRDefault="002441B7" w:rsidP="002441B7">
            <w:pPr>
              <w:pStyle w:val="ListParagraph"/>
              <w:ind w:left="0"/>
              <w:rPr>
                <w:rFonts w:ascii="Roboto Condensed" w:hAnsi="Roboto Condensed"/>
                <w:sz w:val="21"/>
                <w:szCs w:val="21"/>
              </w:rPr>
            </w:pPr>
            <w:r w:rsidRPr="00FB19D4">
              <w:rPr>
                <w:rFonts w:ascii="Roboto Condensed" w:hAnsi="Roboto Condensed"/>
                <w:b w:val="0"/>
                <w:sz w:val="21"/>
                <w:szCs w:val="21"/>
              </w:rPr>
              <w:t>Financial advice</w:t>
            </w:r>
            <w:r w:rsidR="00F76C17">
              <w:rPr>
                <w:rFonts w:ascii="Roboto Condensed" w:hAnsi="Roboto Condensed"/>
                <w:b w:val="0"/>
                <w:sz w:val="21"/>
                <w:szCs w:val="21"/>
              </w:rPr>
              <w:t xml:space="preserve"> </w:t>
            </w:r>
            <w:r w:rsidRPr="00FB19D4">
              <w:rPr>
                <w:rFonts w:ascii="Roboto Condensed" w:hAnsi="Roboto Condensed"/>
                <w:b w:val="0"/>
                <w:sz w:val="21"/>
                <w:szCs w:val="21"/>
              </w:rPr>
              <w:t xml:space="preserve">is valuable to </w:t>
            </w:r>
            <w:r w:rsidR="007605FF">
              <w:rPr>
                <w:rFonts w:ascii="Roboto Condensed" w:hAnsi="Roboto Condensed"/>
                <w:b w:val="0"/>
                <w:sz w:val="21"/>
                <w:szCs w:val="21"/>
              </w:rPr>
              <w:t>your</w:t>
            </w:r>
            <w:r w:rsidR="007605FF" w:rsidRPr="00FB19D4">
              <w:rPr>
                <w:rFonts w:ascii="Roboto Condensed" w:hAnsi="Roboto Condensed"/>
                <w:b w:val="0"/>
                <w:sz w:val="21"/>
                <w:szCs w:val="21"/>
              </w:rPr>
              <w:t xml:space="preserve"> </w:t>
            </w:r>
            <w:r w:rsidRPr="00FB19D4">
              <w:rPr>
                <w:rFonts w:ascii="Roboto Condensed" w:hAnsi="Roboto Condensed"/>
                <w:b w:val="0"/>
                <w:sz w:val="21"/>
                <w:szCs w:val="21"/>
              </w:rPr>
              <w:t>personal finances</w:t>
            </w:r>
          </w:p>
        </w:tc>
        <w:tc>
          <w:tcPr>
            <w:tcW w:w="1023" w:type="dxa"/>
            <w:vAlign w:val="center"/>
          </w:tcPr>
          <w:p w14:paraId="05AA46F3" w14:textId="77777777" w:rsidR="002441B7" w:rsidRPr="00FB19D4" w:rsidRDefault="002441B7" w:rsidP="002441B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867" w:type="dxa"/>
            <w:vAlign w:val="center"/>
          </w:tcPr>
          <w:p w14:paraId="70707EA3" w14:textId="77777777" w:rsidR="002441B7" w:rsidRPr="00FB19D4" w:rsidRDefault="002441B7" w:rsidP="002441B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181" w:type="dxa"/>
            <w:vAlign w:val="center"/>
          </w:tcPr>
          <w:p w14:paraId="26B7336B" w14:textId="77777777" w:rsidR="002441B7" w:rsidRPr="00FB19D4" w:rsidRDefault="002441B7" w:rsidP="002441B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159" w:type="dxa"/>
            <w:vAlign w:val="center"/>
          </w:tcPr>
          <w:p w14:paraId="5D3C619E" w14:textId="77777777" w:rsidR="002441B7" w:rsidRPr="00FB19D4" w:rsidRDefault="002441B7" w:rsidP="002441B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990" w:type="dxa"/>
            <w:vAlign w:val="center"/>
          </w:tcPr>
          <w:p w14:paraId="7079CAC1" w14:textId="77777777" w:rsidR="002441B7" w:rsidRPr="00FB19D4" w:rsidRDefault="002441B7" w:rsidP="002441B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080" w:type="dxa"/>
            <w:vAlign w:val="center"/>
          </w:tcPr>
          <w:p w14:paraId="0B643E96" w14:textId="77777777" w:rsidR="002441B7" w:rsidRPr="00FB19D4" w:rsidRDefault="002441B7" w:rsidP="002441B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866" w:type="dxa"/>
            <w:vAlign w:val="center"/>
          </w:tcPr>
          <w:p w14:paraId="1FC1A655" w14:textId="77777777" w:rsidR="002441B7" w:rsidRPr="00FB19D4" w:rsidRDefault="002441B7" w:rsidP="002441B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204" w:type="dxa"/>
            <w:vAlign w:val="center"/>
          </w:tcPr>
          <w:p w14:paraId="74766B3B" w14:textId="77777777" w:rsidR="002441B7" w:rsidRPr="00FB19D4" w:rsidRDefault="002441B7" w:rsidP="002441B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r>
      <w:tr w:rsidR="002441B7" w:rsidRPr="00FB19D4" w14:paraId="0426800D" w14:textId="7DFC9E0E" w:rsidTr="00172BC1">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2AF88F3F" w14:textId="1915D5A8" w:rsidR="002441B7" w:rsidRPr="00FB19D4" w:rsidRDefault="002441B7" w:rsidP="002441B7">
            <w:pPr>
              <w:pStyle w:val="ListParagraph"/>
              <w:ind w:left="0"/>
              <w:rPr>
                <w:rFonts w:ascii="Roboto Condensed" w:hAnsi="Roboto Condensed"/>
                <w:b w:val="0"/>
                <w:sz w:val="21"/>
                <w:szCs w:val="21"/>
              </w:rPr>
            </w:pPr>
            <w:r w:rsidRPr="00FB19D4">
              <w:rPr>
                <w:rFonts w:ascii="Roboto Condensed" w:hAnsi="Roboto Condensed"/>
                <w:b w:val="0"/>
                <w:sz w:val="21"/>
                <w:szCs w:val="21"/>
              </w:rPr>
              <w:t>Financial advice is best received specifically from a financial advisor</w:t>
            </w:r>
          </w:p>
        </w:tc>
        <w:tc>
          <w:tcPr>
            <w:tcW w:w="1023" w:type="dxa"/>
            <w:vAlign w:val="center"/>
          </w:tcPr>
          <w:p w14:paraId="1C9C3F60" w14:textId="77777777" w:rsidR="002441B7" w:rsidRPr="00FB19D4" w:rsidRDefault="002441B7" w:rsidP="002441B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867" w:type="dxa"/>
            <w:vAlign w:val="center"/>
          </w:tcPr>
          <w:p w14:paraId="31381766" w14:textId="77777777" w:rsidR="002441B7" w:rsidRPr="00FB19D4" w:rsidRDefault="002441B7" w:rsidP="002441B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181" w:type="dxa"/>
            <w:vAlign w:val="center"/>
          </w:tcPr>
          <w:p w14:paraId="4FE66F82" w14:textId="77777777" w:rsidR="002441B7" w:rsidRPr="00FB19D4" w:rsidRDefault="002441B7" w:rsidP="002441B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159" w:type="dxa"/>
            <w:vAlign w:val="center"/>
          </w:tcPr>
          <w:p w14:paraId="5650A4B1" w14:textId="77777777" w:rsidR="002441B7" w:rsidRPr="00FB19D4" w:rsidRDefault="002441B7" w:rsidP="002441B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990" w:type="dxa"/>
            <w:vAlign w:val="center"/>
          </w:tcPr>
          <w:p w14:paraId="6ECB0BAA" w14:textId="77777777" w:rsidR="002441B7" w:rsidRPr="00FB19D4" w:rsidRDefault="002441B7" w:rsidP="002441B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080" w:type="dxa"/>
            <w:vAlign w:val="center"/>
          </w:tcPr>
          <w:p w14:paraId="7E8B7223" w14:textId="77777777" w:rsidR="002441B7" w:rsidRPr="00FB19D4" w:rsidRDefault="002441B7" w:rsidP="002441B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866" w:type="dxa"/>
            <w:vAlign w:val="center"/>
          </w:tcPr>
          <w:p w14:paraId="46A6B2CF" w14:textId="77777777" w:rsidR="002441B7" w:rsidRPr="00FB19D4" w:rsidRDefault="002441B7" w:rsidP="002441B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204" w:type="dxa"/>
            <w:vAlign w:val="center"/>
          </w:tcPr>
          <w:p w14:paraId="5F488761" w14:textId="77777777" w:rsidR="002441B7" w:rsidRPr="00FB19D4" w:rsidRDefault="002441B7" w:rsidP="002441B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r>
      <w:tr w:rsidR="002441B7" w:rsidRPr="00FB19D4" w14:paraId="75EE6989" w14:textId="7C7E7DA9" w:rsidTr="00172BC1">
        <w:trPr>
          <w:trHeight w:val="308"/>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2D27C8D4" w14:textId="4CEDFB89" w:rsidR="002441B7" w:rsidRPr="00FB19D4" w:rsidRDefault="007605FF" w:rsidP="002441B7">
            <w:pPr>
              <w:pStyle w:val="ListParagraph"/>
              <w:ind w:left="0"/>
              <w:rPr>
                <w:rFonts w:ascii="Roboto Condensed" w:hAnsi="Roboto Condensed"/>
                <w:b w:val="0"/>
                <w:sz w:val="21"/>
                <w:szCs w:val="21"/>
              </w:rPr>
            </w:pPr>
            <w:r>
              <w:rPr>
                <w:rFonts w:ascii="Roboto Condensed" w:hAnsi="Roboto Condensed"/>
                <w:b w:val="0"/>
                <w:sz w:val="21"/>
                <w:szCs w:val="21"/>
              </w:rPr>
              <w:t>You</w:t>
            </w:r>
            <w:r w:rsidRPr="00FB19D4">
              <w:rPr>
                <w:rFonts w:ascii="Roboto Condensed" w:hAnsi="Roboto Condensed"/>
                <w:b w:val="0"/>
                <w:sz w:val="21"/>
                <w:szCs w:val="21"/>
              </w:rPr>
              <w:t xml:space="preserve"> </w:t>
            </w:r>
            <w:r w:rsidR="002441B7" w:rsidRPr="00FB19D4">
              <w:rPr>
                <w:rFonts w:ascii="Roboto Condensed" w:hAnsi="Roboto Condensed"/>
                <w:b w:val="0"/>
                <w:sz w:val="21"/>
                <w:szCs w:val="21"/>
              </w:rPr>
              <w:t xml:space="preserve">would rather have one central professional to coordinate </w:t>
            </w:r>
            <w:r>
              <w:rPr>
                <w:rFonts w:ascii="Roboto Condensed" w:hAnsi="Roboto Condensed"/>
                <w:b w:val="0"/>
                <w:sz w:val="21"/>
                <w:szCs w:val="21"/>
              </w:rPr>
              <w:t>your</w:t>
            </w:r>
            <w:r w:rsidRPr="00FB19D4">
              <w:rPr>
                <w:rFonts w:ascii="Roboto Condensed" w:hAnsi="Roboto Condensed"/>
                <w:b w:val="0"/>
                <w:sz w:val="21"/>
                <w:szCs w:val="21"/>
              </w:rPr>
              <w:t xml:space="preserve"> </w:t>
            </w:r>
            <w:r w:rsidR="002441B7" w:rsidRPr="00FB19D4">
              <w:rPr>
                <w:rFonts w:ascii="Roboto Condensed" w:hAnsi="Roboto Condensed"/>
                <w:b w:val="0"/>
                <w:sz w:val="21"/>
                <w:szCs w:val="21"/>
              </w:rPr>
              <w:t>business and personal finances</w:t>
            </w:r>
          </w:p>
        </w:tc>
        <w:tc>
          <w:tcPr>
            <w:tcW w:w="1023" w:type="dxa"/>
            <w:vAlign w:val="center"/>
          </w:tcPr>
          <w:p w14:paraId="6A5044FB" w14:textId="77777777" w:rsidR="002441B7" w:rsidRPr="00FB19D4" w:rsidRDefault="002441B7" w:rsidP="002441B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867" w:type="dxa"/>
            <w:vAlign w:val="center"/>
          </w:tcPr>
          <w:p w14:paraId="24733477" w14:textId="77777777" w:rsidR="002441B7" w:rsidRPr="00FB19D4" w:rsidRDefault="002441B7" w:rsidP="002441B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181" w:type="dxa"/>
            <w:vAlign w:val="center"/>
          </w:tcPr>
          <w:p w14:paraId="72B0868E" w14:textId="77777777" w:rsidR="002441B7" w:rsidRPr="00FB19D4" w:rsidRDefault="002441B7" w:rsidP="002441B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159" w:type="dxa"/>
            <w:vAlign w:val="center"/>
          </w:tcPr>
          <w:p w14:paraId="7926E0CE" w14:textId="77777777" w:rsidR="002441B7" w:rsidRPr="00FB19D4" w:rsidRDefault="002441B7" w:rsidP="002441B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990" w:type="dxa"/>
            <w:vAlign w:val="center"/>
          </w:tcPr>
          <w:p w14:paraId="638B3C57" w14:textId="77777777" w:rsidR="002441B7" w:rsidRPr="00FB19D4" w:rsidRDefault="002441B7" w:rsidP="002441B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080" w:type="dxa"/>
            <w:vAlign w:val="center"/>
          </w:tcPr>
          <w:p w14:paraId="6F96B908" w14:textId="77777777" w:rsidR="002441B7" w:rsidRPr="00FB19D4" w:rsidRDefault="002441B7" w:rsidP="002441B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866" w:type="dxa"/>
            <w:vAlign w:val="center"/>
          </w:tcPr>
          <w:p w14:paraId="04456989" w14:textId="77777777" w:rsidR="002441B7" w:rsidRPr="00FB19D4" w:rsidRDefault="002441B7" w:rsidP="002441B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204" w:type="dxa"/>
            <w:vAlign w:val="center"/>
          </w:tcPr>
          <w:p w14:paraId="1BA7AC0A" w14:textId="77777777" w:rsidR="002441B7" w:rsidRPr="00FB19D4" w:rsidRDefault="002441B7" w:rsidP="002441B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r>
      <w:tr w:rsidR="002441B7" w:rsidRPr="00FB19D4" w14:paraId="43744377" w14:textId="0D920990" w:rsidTr="00172BC1">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5CC57A08" w14:textId="59C1FEB7" w:rsidR="002441B7" w:rsidRPr="00FB19D4" w:rsidRDefault="002441B7" w:rsidP="002441B7">
            <w:pPr>
              <w:pStyle w:val="ListParagraph"/>
              <w:ind w:left="0"/>
              <w:rPr>
                <w:rFonts w:ascii="Roboto Condensed" w:hAnsi="Roboto Condensed"/>
                <w:b w:val="0"/>
                <w:sz w:val="21"/>
                <w:szCs w:val="21"/>
              </w:rPr>
            </w:pPr>
            <w:r w:rsidRPr="00FB19D4">
              <w:rPr>
                <w:rFonts w:ascii="Roboto Condensed" w:hAnsi="Roboto Condensed"/>
                <w:b w:val="0"/>
                <w:sz w:val="21"/>
                <w:szCs w:val="21"/>
              </w:rPr>
              <w:t xml:space="preserve">The professionals for </w:t>
            </w:r>
            <w:r w:rsidR="007605FF">
              <w:rPr>
                <w:rFonts w:ascii="Roboto Condensed" w:hAnsi="Roboto Condensed"/>
                <w:b w:val="0"/>
                <w:sz w:val="21"/>
                <w:szCs w:val="21"/>
              </w:rPr>
              <w:t>your</w:t>
            </w:r>
            <w:r w:rsidR="007605FF" w:rsidRPr="00FB19D4">
              <w:rPr>
                <w:rFonts w:ascii="Roboto Condensed" w:hAnsi="Roboto Condensed"/>
                <w:b w:val="0"/>
                <w:sz w:val="21"/>
                <w:szCs w:val="21"/>
              </w:rPr>
              <w:t xml:space="preserve"> </w:t>
            </w:r>
            <w:r w:rsidRPr="00FB19D4">
              <w:rPr>
                <w:rFonts w:ascii="Roboto Condensed" w:hAnsi="Roboto Condensed"/>
                <w:b w:val="0"/>
                <w:sz w:val="21"/>
                <w:szCs w:val="21"/>
              </w:rPr>
              <w:t xml:space="preserve">business wouldn’t be suitable for </w:t>
            </w:r>
            <w:r w:rsidR="007605FF">
              <w:rPr>
                <w:rFonts w:ascii="Roboto Condensed" w:hAnsi="Roboto Condensed"/>
                <w:b w:val="0"/>
                <w:sz w:val="21"/>
                <w:szCs w:val="21"/>
              </w:rPr>
              <w:t>your</w:t>
            </w:r>
            <w:r w:rsidR="007605FF" w:rsidRPr="00FB19D4">
              <w:rPr>
                <w:rFonts w:ascii="Roboto Condensed" w:hAnsi="Roboto Condensed"/>
                <w:b w:val="0"/>
                <w:sz w:val="21"/>
                <w:szCs w:val="21"/>
              </w:rPr>
              <w:t xml:space="preserve"> </w:t>
            </w:r>
            <w:r w:rsidRPr="00FB19D4">
              <w:rPr>
                <w:rFonts w:ascii="Roboto Condensed" w:hAnsi="Roboto Condensed"/>
                <w:b w:val="0"/>
                <w:sz w:val="21"/>
                <w:szCs w:val="21"/>
              </w:rPr>
              <w:t>personal finances and vice versa</w:t>
            </w:r>
          </w:p>
        </w:tc>
        <w:tc>
          <w:tcPr>
            <w:tcW w:w="1023" w:type="dxa"/>
            <w:vAlign w:val="center"/>
          </w:tcPr>
          <w:p w14:paraId="1EE775C0" w14:textId="77777777" w:rsidR="002441B7" w:rsidRPr="00FB19D4" w:rsidRDefault="002441B7" w:rsidP="002441B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867" w:type="dxa"/>
            <w:vAlign w:val="center"/>
          </w:tcPr>
          <w:p w14:paraId="309D0F5B" w14:textId="77777777" w:rsidR="002441B7" w:rsidRPr="00FB19D4" w:rsidRDefault="002441B7" w:rsidP="002441B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181" w:type="dxa"/>
            <w:vAlign w:val="center"/>
          </w:tcPr>
          <w:p w14:paraId="1462F046" w14:textId="77777777" w:rsidR="002441B7" w:rsidRPr="00FB19D4" w:rsidRDefault="002441B7" w:rsidP="002441B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159" w:type="dxa"/>
            <w:vAlign w:val="center"/>
          </w:tcPr>
          <w:p w14:paraId="32A87B95" w14:textId="77777777" w:rsidR="002441B7" w:rsidRPr="00FB19D4" w:rsidRDefault="002441B7" w:rsidP="002441B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990" w:type="dxa"/>
            <w:vAlign w:val="center"/>
          </w:tcPr>
          <w:p w14:paraId="0499C7EB" w14:textId="77777777" w:rsidR="002441B7" w:rsidRPr="00FB19D4" w:rsidRDefault="002441B7" w:rsidP="002441B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080" w:type="dxa"/>
            <w:vAlign w:val="center"/>
          </w:tcPr>
          <w:p w14:paraId="1A972C1C" w14:textId="77777777" w:rsidR="002441B7" w:rsidRPr="00FB19D4" w:rsidRDefault="002441B7" w:rsidP="002441B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866" w:type="dxa"/>
            <w:vAlign w:val="center"/>
          </w:tcPr>
          <w:p w14:paraId="3483E851" w14:textId="77777777" w:rsidR="002441B7" w:rsidRPr="00FB19D4" w:rsidRDefault="002441B7" w:rsidP="002441B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204" w:type="dxa"/>
            <w:vAlign w:val="center"/>
          </w:tcPr>
          <w:p w14:paraId="36858A77" w14:textId="77777777" w:rsidR="002441B7" w:rsidRPr="00FB19D4" w:rsidRDefault="002441B7" w:rsidP="002441B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r>
      <w:tr w:rsidR="00172BC1" w:rsidRPr="00FB19D4" w14:paraId="5E5068FC" w14:textId="77777777" w:rsidTr="00172BC1">
        <w:trPr>
          <w:trHeight w:val="289"/>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0538FB12" w14:textId="025594B7" w:rsidR="00172BC1" w:rsidRPr="00FB19D4" w:rsidRDefault="00172BC1" w:rsidP="002441B7">
            <w:pPr>
              <w:pStyle w:val="ListParagraph"/>
              <w:ind w:left="0"/>
              <w:rPr>
                <w:rFonts w:ascii="Roboto Condensed" w:hAnsi="Roboto Condensed"/>
                <w:b w:val="0"/>
                <w:sz w:val="21"/>
                <w:szCs w:val="21"/>
              </w:rPr>
            </w:pPr>
            <w:r w:rsidRPr="00FB19D4">
              <w:rPr>
                <w:rFonts w:ascii="Roboto Condensed" w:hAnsi="Roboto Condensed"/>
                <w:b w:val="0"/>
                <w:sz w:val="21"/>
                <w:szCs w:val="21"/>
              </w:rPr>
              <w:t xml:space="preserve">The professional(s) for </w:t>
            </w:r>
            <w:r w:rsidR="007605FF">
              <w:rPr>
                <w:rFonts w:ascii="Roboto Condensed" w:hAnsi="Roboto Condensed"/>
                <w:b w:val="0"/>
                <w:sz w:val="21"/>
                <w:szCs w:val="21"/>
              </w:rPr>
              <w:t>your</w:t>
            </w:r>
            <w:r w:rsidR="007605FF" w:rsidRPr="00FB19D4">
              <w:rPr>
                <w:rFonts w:ascii="Roboto Condensed" w:hAnsi="Roboto Condensed"/>
                <w:b w:val="0"/>
                <w:sz w:val="21"/>
                <w:szCs w:val="21"/>
              </w:rPr>
              <w:t xml:space="preserve"> </w:t>
            </w:r>
            <w:r w:rsidRPr="00FB19D4">
              <w:rPr>
                <w:rFonts w:ascii="Roboto Condensed" w:hAnsi="Roboto Condensed"/>
                <w:b w:val="0"/>
                <w:sz w:val="21"/>
                <w:szCs w:val="21"/>
              </w:rPr>
              <w:t>business is/are</w:t>
            </w:r>
            <w:r w:rsidR="00A1578D" w:rsidRPr="00FB19D4">
              <w:rPr>
                <w:rFonts w:ascii="Roboto Condensed" w:hAnsi="Roboto Condensed"/>
                <w:b w:val="0"/>
                <w:sz w:val="21"/>
                <w:szCs w:val="21"/>
              </w:rPr>
              <w:t xml:space="preserve"> </w:t>
            </w:r>
            <w:r w:rsidRPr="00FB19D4">
              <w:rPr>
                <w:rFonts w:ascii="Roboto Condensed" w:hAnsi="Roboto Condensed"/>
                <w:b w:val="0"/>
                <w:sz w:val="21"/>
                <w:szCs w:val="21"/>
              </w:rPr>
              <w:t>expert provider</w:t>
            </w:r>
            <w:r w:rsidR="00A1578D" w:rsidRPr="00FB19D4">
              <w:rPr>
                <w:rFonts w:ascii="Roboto Condensed" w:hAnsi="Roboto Condensed"/>
                <w:b w:val="0"/>
                <w:sz w:val="21"/>
                <w:szCs w:val="21"/>
              </w:rPr>
              <w:t>s</w:t>
            </w:r>
            <w:r w:rsidRPr="00FB19D4">
              <w:rPr>
                <w:rFonts w:ascii="Roboto Condensed" w:hAnsi="Roboto Condensed"/>
                <w:b w:val="0"/>
                <w:sz w:val="21"/>
                <w:szCs w:val="21"/>
              </w:rPr>
              <w:t xml:space="preserve"> of financial advice</w:t>
            </w:r>
          </w:p>
        </w:tc>
        <w:tc>
          <w:tcPr>
            <w:tcW w:w="1023" w:type="dxa"/>
            <w:vAlign w:val="center"/>
          </w:tcPr>
          <w:p w14:paraId="7604A5F2" w14:textId="77777777" w:rsidR="00172BC1" w:rsidRPr="00FB19D4" w:rsidRDefault="00172BC1" w:rsidP="002441B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867" w:type="dxa"/>
            <w:vAlign w:val="center"/>
          </w:tcPr>
          <w:p w14:paraId="2B5F2EE6" w14:textId="77777777" w:rsidR="00172BC1" w:rsidRPr="00FB19D4" w:rsidRDefault="00172BC1" w:rsidP="002441B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181" w:type="dxa"/>
            <w:vAlign w:val="center"/>
          </w:tcPr>
          <w:p w14:paraId="7D96FC4D" w14:textId="77777777" w:rsidR="00172BC1" w:rsidRPr="00FB19D4" w:rsidRDefault="00172BC1" w:rsidP="002441B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159" w:type="dxa"/>
            <w:vAlign w:val="center"/>
          </w:tcPr>
          <w:p w14:paraId="245A1281" w14:textId="77777777" w:rsidR="00172BC1" w:rsidRPr="00FB19D4" w:rsidRDefault="00172BC1" w:rsidP="002441B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990" w:type="dxa"/>
            <w:vAlign w:val="center"/>
          </w:tcPr>
          <w:p w14:paraId="2E84B482" w14:textId="77777777" w:rsidR="00172BC1" w:rsidRPr="00FB19D4" w:rsidRDefault="00172BC1" w:rsidP="002441B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080" w:type="dxa"/>
            <w:vAlign w:val="center"/>
          </w:tcPr>
          <w:p w14:paraId="340DAA4E" w14:textId="77777777" w:rsidR="00172BC1" w:rsidRPr="00FB19D4" w:rsidRDefault="00172BC1" w:rsidP="002441B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866" w:type="dxa"/>
            <w:vAlign w:val="center"/>
          </w:tcPr>
          <w:p w14:paraId="0B4B4C54" w14:textId="77777777" w:rsidR="00172BC1" w:rsidRPr="00FB19D4" w:rsidRDefault="00172BC1" w:rsidP="002441B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204" w:type="dxa"/>
            <w:vAlign w:val="center"/>
          </w:tcPr>
          <w:p w14:paraId="62BBEBC2" w14:textId="77777777" w:rsidR="00172BC1" w:rsidRPr="00FB19D4" w:rsidRDefault="00172BC1" w:rsidP="002441B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r>
      <w:tr w:rsidR="00172BC1" w:rsidRPr="00FB19D4" w14:paraId="10D6E7F7" w14:textId="77777777" w:rsidTr="00172BC1">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0595C07F" w14:textId="287236EB" w:rsidR="00172BC1" w:rsidRPr="00FB19D4" w:rsidRDefault="00172BC1" w:rsidP="002441B7">
            <w:pPr>
              <w:pStyle w:val="ListParagraph"/>
              <w:ind w:left="0"/>
              <w:rPr>
                <w:rFonts w:ascii="Roboto Condensed" w:hAnsi="Roboto Condensed"/>
                <w:b w:val="0"/>
                <w:sz w:val="21"/>
                <w:szCs w:val="21"/>
              </w:rPr>
            </w:pPr>
            <w:r w:rsidRPr="00FB19D4">
              <w:rPr>
                <w:rFonts w:ascii="Roboto Condensed" w:hAnsi="Roboto Condensed"/>
                <w:b w:val="0"/>
                <w:sz w:val="21"/>
                <w:szCs w:val="21"/>
              </w:rPr>
              <w:t xml:space="preserve">The professional(s) for </w:t>
            </w:r>
            <w:r w:rsidR="007605FF">
              <w:rPr>
                <w:rFonts w:ascii="Roboto Condensed" w:hAnsi="Roboto Condensed"/>
                <w:b w:val="0"/>
                <w:sz w:val="21"/>
                <w:szCs w:val="21"/>
              </w:rPr>
              <w:t>your</w:t>
            </w:r>
            <w:r w:rsidR="007605FF" w:rsidRPr="00FB19D4">
              <w:rPr>
                <w:rFonts w:ascii="Roboto Condensed" w:hAnsi="Roboto Condensed"/>
                <w:b w:val="0"/>
                <w:sz w:val="21"/>
                <w:szCs w:val="21"/>
              </w:rPr>
              <w:t xml:space="preserve"> </w:t>
            </w:r>
            <w:r w:rsidRPr="00FB19D4">
              <w:rPr>
                <w:rFonts w:ascii="Roboto Condensed" w:hAnsi="Roboto Condensed"/>
                <w:b w:val="0"/>
                <w:sz w:val="21"/>
                <w:szCs w:val="21"/>
              </w:rPr>
              <w:t xml:space="preserve">business help </w:t>
            </w:r>
            <w:r w:rsidR="007605FF">
              <w:rPr>
                <w:rFonts w:ascii="Roboto Condensed" w:hAnsi="Roboto Condensed"/>
                <w:b w:val="0"/>
                <w:sz w:val="21"/>
                <w:szCs w:val="21"/>
              </w:rPr>
              <w:t>you</w:t>
            </w:r>
            <w:r w:rsidR="007605FF" w:rsidRPr="00FB19D4">
              <w:rPr>
                <w:rFonts w:ascii="Roboto Condensed" w:hAnsi="Roboto Condensed"/>
                <w:b w:val="0"/>
                <w:sz w:val="21"/>
                <w:szCs w:val="21"/>
              </w:rPr>
              <w:t xml:space="preserve"> </w:t>
            </w:r>
            <w:r w:rsidRPr="00FB19D4">
              <w:rPr>
                <w:rFonts w:ascii="Roboto Condensed" w:hAnsi="Roboto Condensed"/>
                <w:b w:val="0"/>
                <w:sz w:val="21"/>
                <w:szCs w:val="21"/>
              </w:rPr>
              <w:t xml:space="preserve">to improve the financial health of </w:t>
            </w:r>
            <w:r w:rsidR="007605FF">
              <w:rPr>
                <w:rFonts w:ascii="Roboto Condensed" w:hAnsi="Roboto Condensed"/>
                <w:b w:val="0"/>
                <w:sz w:val="21"/>
                <w:szCs w:val="21"/>
              </w:rPr>
              <w:t>your</w:t>
            </w:r>
            <w:r w:rsidR="007605FF" w:rsidRPr="00FB19D4">
              <w:rPr>
                <w:rFonts w:ascii="Roboto Condensed" w:hAnsi="Roboto Condensed"/>
                <w:b w:val="0"/>
                <w:sz w:val="21"/>
                <w:szCs w:val="21"/>
              </w:rPr>
              <w:t xml:space="preserve"> </w:t>
            </w:r>
            <w:r w:rsidRPr="00FB19D4">
              <w:rPr>
                <w:rFonts w:ascii="Roboto Condensed" w:hAnsi="Roboto Condensed"/>
                <w:b w:val="0"/>
                <w:sz w:val="21"/>
                <w:szCs w:val="21"/>
              </w:rPr>
              <w:t>business</w:t>
            </w:r>
          </w:p>
        </w:tc>
        <w:tc>
          <w:tcPr>
            <w:tcW w:w="1023" w:type="dxa"/>
            <w:vAlign w:val="center"/>
          </w:tcPr>
          <w:p w14:paraId="5D0672B2" w14:textId="77777777" w:rsidR="00172BC1" w:rsidRPr="00FB19D4" w:rsidRDefault="00172BC1" w:rsidP="002441B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867" w:type="dxa"/>
            <w:vAlign w:val="center"/>
          </w:tcPr>
          <w:p w14:paraId="5B6AF718" w14:textId="77777777" w:rsidR="00172BC1" w:rsidRPr="00FB19D4" w:rsidRDefault="00172BC1" w:rsidP="002441B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181" w:type="dxa"/>
            <w:vAlign w:val="center"/>
          </w:tcPr>
          <w:p w14:paraId="31964B28" w14:textId="77777777" w:rsidR="00172BC1" w:rsidRPr="00FB19D4" w:rsidRDefault="00172BC1" w:rsidP="002441B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159" w:type="dxa"/>
            <w:vAlign w:val="center"/>
          </w:tcPr>
          <w:p w14:paraId="6DCE0589" w14:textId="77777777" w:rsidR="00172BC1" w:rsidRPr="00FB19D4" w:rsidRDefault="00172BC1" w:rsidP="002441B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990" w:type="dxa"/>
            <w:vAlign w:val="center"/>
          </w:tcPr>
          <w:p w14:paraId="13B747F7" w14:textId="77777777" w:rsidR="00172BC1" w:rsidRPr="00FB19D4" w:rsidRDefault="00172BC1" w:rsidP="002441B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080" w:type="dxa"/>
            <w:vAlign w:val="center"/>
          </w:tcPr>
          <w:p w14:paraId="7950977C" w14:textId="77777777" w:rsidR="00172BC1" w:rsidRPr="00FB19D4" w:rsidRDefault="00172BC1" w:rsidP="002441B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866" w:type="dxa"/>
            <w:vAlign w:val="center"/>
          </w:tcPr>
          <w:p w14:paraId="23D05833" w14:textId="77777777" w:rsidR="00172BC1" w:rsidRPr="00FB19D4" w:rsidRDefault="00172BC1" w:rsidP="002441B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c>
          <w:tcPr>
            <w:tcW w:w="1204" w:type="dxa"/>
            <w:vAlign w:val="center"/>
          </w:tcPr>
          <w:p w14:paraId="0AD46297" w14:textId="77777777" w:rsidR="00172BC1" w:rsidRPr="00FB19D4" w:rsidRDefault="00172BC1" w:rsidP="002441B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Roboto Condensed" w:hAnsi="Roboto Condensed"/>
                <w:sz w:val="21"/>
                <w:szCs w:val="21"/>
              </w:rPr>
            </w:pPr>
          </w:p>
        </w:tc>
      </w:tr>
      <w:tr w:rsidR="004013DE" w:rsidRPr="00FB19D4" w14:paraId="5E03011C" w14:textId="77777777" w:rsidTr="00172BC1">
        <w:trPr>
          <w:trHeight w:val="289"/>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24168303" w14:textId="40B18D45" w:rsidR="00FA3CFB" w:rsidRPr="00FB19D4" w:rsidRDefault="007605FF" w:rsidP="002441B7">
            <w:pPr>
              <w:pStyle w:val="ListParagraph"/>
              <w:ind w:left="0"/>
              <w:rPr>
                <w:rFonts w:ascii="Roboto Condensed" w:hAnsi="Roboto Condensed"/>
                <w:b w:val="0"/>
                <w:sz w:val="21"/>
                <w:szCs w:val="21"/>
              </w:rPr>
            </w:pPr>
            <w:r>
              <w:rPr>
                <w:rFonts w:ascii="Roboto Condensed" w:hAnsi="Roboto Condensed"/>
                <w:b w:val="0"/>
                <w:sz w:val="21"/>
                <w:szCs w:val="21"/>
              </w:rPr>
              <w:t xml:space="preserve">You </w:t>
            </w:r>
            <w:r w:rsidR="00FA3CFB">
              <w:rPr>
                <w:rFonts w:ascii="Roboto Condensed" w:hAnsi="Roboto Condensed"/>
                <w:b w:val="0"/>
                <w:sz w:val="21"/>
                <w:szCs w:val="21"/>
              </w:rPr>
              <w:t xml:space="preserve">want to have access to </w:t>
            </w:r>
            <w:r w:rsidR="00F76C17">
              <w:rPr>
                <w:rFonts w:ascii="Roboto Condensed" w:hAnsi="Roboto Condensed"/>
                <w:b w:val="0"/>
                <w:sz w:val="21"/>
                <w:szCs w:val="21"/>
              </w:rPr>
              <w:t xml:space="preserve">financial </w:t>
            </w:r>
            <w:r w:rsidR="00FA3CFB">
              <w:rPr>
                <w:rFonts w:ascii="Roboto Condensed" w:hAnsi="Roboto Condensed"/>
                <w:b w:val="0"/>
                <w:sz w:val="21"/>
                <w:szCs w:val="21"/>
              </w:rPr>
              <w:t>advice remotely rather than in-person</w:t>
            </w:r>
          </w:p>
        </w:tc>
        <w:tc>
          <w:tcPr>
            <w:tcW w:w="1023" w:type="dxa"/>
            <w:vAlign w:val="center"/>
          </w:tcPr>
          <w:p w14:paraId="0EACDB17" w14:textId="77777777" w:rsidR="00FA3CFB" w:rsidRPr="00FB19D4" w:rsidRDefault="00FA3CFB" w:rsidP="002441B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867" w:type="dxa"/>
            <w:vAlign w:val="center"/>
          </w:tcPr>
          <w:p w14:paraId="185DC265" w14:textId="77777777" w:rsidR="00FA3CFB" w:rsidRPr="00FB19D4" w:rsidRDefault="00FA3CFB" w:rsidP="002441B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181" w:type="dxa"/>
            <w:vAlign w:val="center"/>
          </w:tcPr>
          <w:p w14:paraId="5FF769A4" w14:textId="77777777" w:rsidR="00FA3CFB" w:rsidRPr="00FB19D4" w:rsidRDefault="00FA3CFB" w:rsidP="002441B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159" w:type="dxa"/>
            <w:vAlign w:val="center"/>
          </w:tcPr>
          <w:p w14:paraId="319CA753" w14:textId="77777777" w:rsidR="00FA3CFB" w:rsidRPr="00FB19D4" w:rsidRDefault="00FA3CFB" w:rsidP="002441B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990" w:type="dxa"/>
            <w:vAlign w:val="center"/>
          </w:tcPr>
          <w:p w14:paraId="61CBE076" w14:textId="77777777" w:rsidR="00FA3CFB" w:rsidRPr="00FB19D4" w:rsidRDefault="00FA3CFB" w:rsidP="002441B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080" w:type="dxa"/>
            <w:vAlign w:val="center"/>
          </w:tcPr>
          <w:p w14:paraId="656EE961" w14:textId="77777777" w:rsidR="00FA3CFB" w:rsidRPr="00FB19D4" w:rsidRDefault="00FA3CFB" w:rsidP="002441B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866" w:type="dxa"/>
            <w:vAlign w:val="center"/>
          </w:tcPr>
          <w:p w14:paraId="6AFC1842" w14:textId="77777777" w:rsidR="00FA3CFB" w:rsidRPr="00FB19D4" w:rsidRDefault="00FA3CFB" w:rsidP="002441B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c>
          <w:tcPr>
            <w:tcW w:w="1204" w:type="dxa"/>
            <w:vAlign w:val="center"/>
          </w:tcPr>
          <w:p w14:paraId="643B9D00" w14:textId="77777777" w:rsidR="00FA3CFB" w:rsidRPr="00FB19D4" w:rsidRDefault="00FA3CFB" w:rsidP="002441B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Roboto Condensed" w:hAnsi="Roboto Condensed"/>
                <w:sz w:val="21"/>
                <w:szCs w:val="21"/>
              </w:rPr>
            </w:pPr>
          </w:p>
        </w:tc>
      </w:tr>
    </w:tbl>
    <w:p w14:paraId="29474C26" w14:textId="5A5ADBDA" w:rsidR="00A1578D" w:rsidRDefault="00A1578D" w:rsidP="00E95259">
      <w:pPr>
        <w:pStyle w:val="ListParagraph"/>
        <w:spacing w:after="0" w:line="240" w:lineRule="auto"/>
        <w:ind w:left="360"/>
        <w:rPr>
          <w:sz w:val="21"/>
          <w:szCs w:val="21"/>
        </w:rPr>
      </w:pPr>
    </w:p>
    <w:p w14:paraId="29344B10" w14:textId="12A09249" w:rsidR="0033098F" w:rsidRPr="00FB19D4" w:rsidRDefault="0033098F" w:rsidP="00F84DC2">
      <w:pPr>
        <w:pStyle w:val="ListParagraph"/>
        <w:numPr>
          <w:ilvl w:val="0"/>
          <w:numId w:val="6"/>
        </w:numPr>
        <w:spacing w:after="0" w:line="240" w:lineRule="auto"/>
        <w:rPr>
          <w:rFonts w:ascii="Roboto Condensed" w:hAnsi="Roboto Condensed" w:cstheme="minorHAnsi"/>
          <w:sz w:val="21"/>
          <w:szCs w:val="21"/>
        </w:rPr>
      </w:pPr>
      <w:r w:rsidRPr="00FB19D4">
        <w:rPr>
          <w:rFonts w:ascii="Roboto Condensed" w:hAnsi="Roboto Condensed" w:cstheme="minorHAnsi"/>
          <w:sz w:val="21"/>
          <w:szCs w:val="21"/>
        </w:rPr>
        <w:t xml:space="preserve">Which one of the following statements best describes your current financial plan </w:t>
      </w:r>
      <w:r w:rsidRPr="00FB19D4">
        <w:rPr>
          <w:rFonts w:ascii="Roboto Condensed" w:hAnsi="Roboto Condensed" w:cstheme="minorHAnsi"/>
          <w:b/>
          <w:sz w:val="21"/>
          <w:szCs w:val="21"/>
        </w:rPr>
        <w:t>for your personal finances</w:t>
      </w:r>
      <w:r w:rsidRPr="00FB19D4">
        <w:rPr>
          <w:rFonts w:ascii="Roboto Condensed" w:hAnsi="Roboto Condensed" w:cstheme="minorHAnsi"/>
          <w:sz w:val="21"/>
          <w:szCs w:val="21"/>
        </w:rPr>
        <w:t xml:space="preserve">? </w:t>
      </w:r>
    </w:p>
    <w:p w14:paraId="56307EF3" w14:textId="77777777" w:rsidR="0033098F" w:rsidRPr="00FB19D4" w:rsidRDefault="0033098F" w:rsidP="00F84DC2">
      <w:pPr>
        <w:pStyle w:val="ListParagraph"/>
        <w:numPr>
          <w:ilvl w:val="0"/>
          <w:numId w:val="9"/>
        </w:numPr>
        <w:spacing w:after="0" w:line="240" w:lineRule="auto"/>
        <w:rPr>
          <w:rFonts w:ascii="Roboto Condensed" w:hAnsi="Roboto Condensed" w:cstheme="minorHAnsi"/>
          <w:sz w:val="21"/>
          <w:szCs w:val="21"/>
        </w:rPr>
      </w:pPr>
      <w:r w:rsidRPr="00FB19D4">
        <w:rPr>
          <w:rFonts w:ascii="Roboto Condensed" w:hAnsi="Roboto Condensed" w:cstheme="minorHAnsi"/>
          <w:sz w:val="21"/>
          <w:szCs w:val="21"/>
        </w:rPr>
        <w:t>You have a formal written financial plan prepared by a professional</w:t>
      </w:r>
    </w:p>
    <w:p w14:paraId="1D831DD3" w14:textId="77777777" w:rsidR="0033098F" w:rsidRPr="00FB19D4" w:rsidRDefault="0033098F" w:rsidP="00F84DC2">
      <w:pPr>
        <w:pStyle w:val="ListParagraph"/>
        <w:numPr>
          <w:ilvl w:val="0"/>
          <w:numId w:val="9"/>
        </w:numPr>
        <w:spacing w:after="0" w:line="240" w:lineRule="auto"/>
        <w:rPr>
          <w:rFonts w:ascii="Roboto Condensed" w:hAnsi="Roboto Condensed" w:cstheme="minorHAnsi"/>
          <w:sz w:val="21"/>
          <w:szCs w:val="21"/>
        </w:rPr>
      </w:pPr>
      <w:r w:rsidRPr="00FB19D4">
        <w:rPr>
          <w:rFonts w:ascii="Roboto Condensed" w:hAnsi="Roboto Condensed" w:cstheme="minorHAnsi"/>
          <w:sz w:val="21"/>
          <w:szCs w:val="21"/>
        </w:rPr>
        <w:t>You have a written financial plan with goals and objectives you prepared on your own</w:t>
      </w:r>
    </w:p>
    <w:p w14:paraId="4A1BF08F" w14:textId="2459E192" w:rsidR="0033098F" w:rsidRPr="00FB19D4" w:rsidRDefault="0033098F" w:rsidP="00F84DC2">
      <w:pPr>
        <w:pStyle w:val="ListParagraph"/>
        <w:numPr>
          <w:ilvl w:val="0"/>
          <w:numId w:val="9"/>
        </w:numPr>
        <w:spacing w:after="0" w:line="240" w:lineRule="auto"/>
        <w:rPr>
          <w:rFonts w:ascii="Roboto Condensed" w:hAnsi="Roboto Condensed" w:cstheme="minorHAnsi"/>
          <w:sz w:val="21"/>
          <w:szCs w:val="21"/>
        </w:rPr>
      </w:pPr>
      <w:r w:rsidRPr="00FB19D4">
        <w:rPr>
          <w:rFonts w:ascii="Roboto Condensed" w:hAnsi="Roboto Condensed" w:cstheme="minorHAnsi"/>
          <w:sz w:val="21"/>
          <w:szCs w:val="21"/>
        </w:rPr>
        <w:t>Although it is not on paper you have a plan with goals and objectives</w:t>
      </w:r>
    </w:p>
    <w:p w14:paraId="2CE86DAD" w14:textId="77777777" w:rsidR="0033098F" w:rsidRPr="00FB19D4" w:rsidRDefault="0033098F" w:rsidP="00F84DC2">
      <w:pPr>
        <w:pStyle w:val="ListParagraph"/>
        <w:numPr>
          <w:ilvl w:val="0"/>
          <w:numId w:val="9"/>
        </w:numPr>
        <w:spacing w:after="0" w:line="240" w:lineRule="auto"/>
        <w:rPr>
          <w:rFonts w:ascii="Roboto Condensed" w:hAnsi="Roboto Condensed" w:cstheme="minorHAnsi"/>
          <w:sz w:val="21"/>
          <w:szCs w:val="21"/>
        </w:rPr>
      </w:pPr>
      <w:r w:rsidRPr="00FB19D4">
        <w:rPr>
          <w:rFonts w:ascii="Roboto Condensed" w:hAnsi="Roboto Condensed" w:cstheme="minorHAnsi"/>
          <w:sz w:val="21"/>
          <w:szCs w:val="21"/>
        </w:rPr>
        <w:t xml:space="preserve">You have some general goals and ideas on where you want to be financially </w:t>
      </w:r>
    </w:p>
    <w:p w14:paraId="6BC44383" w14:textId="77777777" w:rsidR="0033098F" w:rsidRPr="00FB19D4" w:rsidRDefault="0033098F" w:rsidP="00F84DC2">
      <w:pPr>
        <w:pStyle w:val="ListParagraph"/>
        <w:numPr>
          <w:ilvl w:val="0"/>
          <w:numId w:val="9"/>
        </w:numPr>
        <w:spacing w:after="0" w:line="240" w:lineRule="auto"/>
        <w:rPr>
          <w:rFonts w:ascii="Roboto Condensed" w:hAnsi="Roboto Condensed" w:cstheme="minorHAnsi"/>
          <w:sz w:val="21"/>
          <w:szCs w:val="21"/>
        </w:rPr>
      </w:pPr>
      <w:r w:rsidRPr="00FB19D4">
        <w:rPr>
          <w:rFonts w:ascii="Roboto Condensed" w:hAnsi="Roboto Condensed" w:cstheme="minorHAnsi"/>
          <w:sz w:val="21"/>
          <w:szCs w:val="21"/>
        </w:rPr>
        <w:t xml:space="preserve">Do not have a financial plan </w:t>
      </w:r>
    </w:p>
    <w:p w14:paraId="635EE53C" w14:textId="77777777" w:rsidR="0033098F" w:rsidRPr="00FB19D4" w:rsidRDefault="0033098F" w:rsidP="00F84DC2">
      <w:pPr>
        <w:pStyle w:val="ListParagraph"/>
        <w:numPr>
          <w:ilvl w:val="0"/>
          <w:numId w:val="9"/>
        </w:numPr>
        <w:spacing w:after="0" w:line="240" w:lineRule="auto"/>
        <w:rPr>
          <w:rFonts w:ascii="Roboto Condensed" w:hAnsi="Roboto Condensed" w:cstheme="minorHAnsi"/>
          <w:sz w:val="21"/>
          <w:szCs w:val="21"/>
        </w:rPr>
      </w:pPr>
      <w:r w:rsidRPr="00FB19D4">
        <w:rPr>
          <w:rFonts w:ascii="Roboto Condensed" w:hAnsi="Roboto Condensed" w:cstheme="minorHAnsi"/>
          <w:sz w:val="21"/>
          <w:szCs w:val="21"/>
        </w:rPr>
        <w:t xml:space="preserve">Not sure </w:t>
      </w:r>
    </w:p>
    <w:p w14:paraId="4A8D1752" w14:textId="2F41119E" w:rsidR="0033098F" w:rsidRPr="00FB19D4" w:rsidRDefault="0033098F" w:rsidP="00F84DC2">
      <w:pPr>
        <w:pStyle w:val="ListParagraph"/>
        <w:numPr>
          <w:ilvl w:val="0"/>
          <w:numId w:val="9"/>
        </w:numPr>
        <w:spacing w:after="0" w:line="240" w:lineRule="auto"/>
        <w:rPr>
          <w:rFonts w:ascii="Roboto Condensed" w:hAnsi="Roboto Condensed" w:cstheme="minorHAnsi"/>
          <w:sz w:val="21"/>
          <w:szCs w:val="21"/>
        </w:rPr>
      </w:pPr>
      <w:r w:rsidRPr="00FB19D4">
        <w:rPr>
          <w:rFonts w:ascii="Roboto Condensed" w:hAnsi="Roboto Condensed" w:cstheme="minorHAnsi"/>
          <w:sz w:val="21"/>
          <w:szCs w:val="21"/>
        </w:rPr>
        <w:t xml:space="preserve">Prefer not to respond </w:t>
      </w:r>
    </w:p>
    <w:p w14:paraId="2E1E4269" w14:textId="2068FD0E" w:rsidR="0033098F" w:rsidRDefault="0033098F" w:rsidP="00E95259">
      <w:pPr>
        <w:pStyle w:val="ListParagraph"/>
        <w:spacing w:after="0" w:line="240" w:lineRule="auto"/>
        <w:ind w:left="360"/>
        <w:rPr>
          <w:rFonts w:ascii="Roboto Condensed" w:hAnsi="Roboto Condensed"/>
          <w:sz w:val="21"/>
          <w:szCs w:val="21"/>
        </w:rPr>
      </w:pPr>
    </w:p>
    <w:p w14:paraId="3D178138" w14:textId="57AB84A9" w:rsidR="006017D7" w:rsidRPr="004013DE" w:rsidRDefault="006017D7" w:rsidP="006017D7">
      <w:pPr>
        <w:pStyle w:val="ListParagraph"/>
        <w:numPr>
          <w:ilvl w:val="0"/>
          <w:numId w:val="6"/>
        </w:numPr>
        <w:spacing w:after="0" w:line="240" w:lineRule="auto"/>
        <w:rPr>
          <w:sz w:val="21"/>
          <w:szCs w:val="21"/>
        </w:rPr>
      </w:pPr>
      <w:r w:rsidRPr="004013DE">
        <w:rPr>
          <w:b/>
          <w:bCs/>
          <w:sz w:val="21"/>
          <w:szCs w:val="21"/>
        </w:rPr>
        <w:t>[IF HAVE WRITTEN FINANCIAL PLAN]</w:t>
      </w:r>
      <w:r w:rsidRPr="004013DE">
        <w:rPr>
          <w:sz w:val="21"/>
          <w:szCs w:val="21"/>
        </w:rPr>
        <w:t xml:space="preserve"> Have you made any changes to your financial plan </w:t>
      </w:r>
      <w:proofErr w:type="gramStart"/>
      <w:r w:rsidRPr="004013DE">
        <w:rPr>
          <w:sz w:val="21"/>
          <w:szCs w:val="21"/>
        </w:rPr>
        <w:t>as a result of</w:t>
      </w:r>
      <w:proofErr w:type="gramEnd"/>
      <w:r w:rsidRPr="004013DE">
        <w:rPr>
          <w:sz w:val="21"/>
          <w:szCs w:val="21"/>
        </w:rPr>
        <w:t xml:space="preserve"> COVID-19?</w:t>
      </w:r>
    </w:p>
    <w:p w14:paraId="49C51C3B" w14:textId="4386C683" w:rsidR="006017D7" w:rsidRPr="004013DE" w:rsidRDefault="006017D7" w:rsidP="006017D7">
      <w:pPr>
        <w:pStyle w:val="ListParagraph"/>
        <w:numPr>
          <w:ilvl w:val="0"/>
          <w:numId w:val="43"/>
        </w:numPr>
        <w:spacing w:after="0" w:line="240" w:lineRule="auto"/>
        <w:rPr>
          <w:sz w:val="21"/>
          <w:szCs w:val="21"/>
        </w:rPr>
      </w:pPr>
      <w:r w:rsidRPr="004013DE">
        <w:rPr>
          <w:sz w:val="21"/>
          <w:szCs w:val="21"/>
        </w:rPr>
        <w:t xml:space="preserve">Yes </w:t>
      </w:r>
      <w:r w:rsidR="00441F02" w:rsidRPr="004013DE">
        <w:rPr>
          <w:sz w:val="21"/>
          <w:szCs w:val="21"/>
        </w:rPr>
        <w:t>– made changes as a result of COVID-19</w:t>
      </w:r>
    </w:p>
    <w:p w14:paraId="01936240" w14:textId="4C500813" w:rsidR="006017D7" w:rsidRPr="004013DE" w:rsidRDefault="006017D7" w:rsidP="006017D7">
      <w:pPr>
        <w:pStyle w:val="ListParagraph"/>
        <w:numPr>
          <w:ilvl w:val="0"/>
          <w:numId w:val="43"/>
        </w:numPr>
        <w:spacing w:after="0" w:line="240" w:lineRule="auto"/>
        <w:rPr>
          <w:sz w:val="21"/>
          <w:szCs w:val="21"/>
        </w:rPr>
      </w:pPr>
      <w:r w:rsidRPr="004013DE">
        <w:rPr>
          <w:sz w:val="21"/>
          <w:szCs w:val="21"/>
        </w:rPr>
        <w:t>No – but plan to</w:t>
      </w:r>
    </w:p>
    <w:p w14:paraId="3552AFCC" w14:textId="5D0D45C9" w:rsidR="006017D7" w:rsidRPr="004013DE" w:rsidRDefault="006017D7" w:rsidP="006017D7">
      <w:pPr>
        <w:pStyle w:val="ListParagraph"/>
        <w:numPr>
          <w:ilvl w:val="0"/>
          <w:numId w:val="43"/>
        </w:numPr>
        <w:spacing w:after="0" w:line="240" w:lineRule="auto"/>
        <w:rPr>
          <w:sz w:val="21"/>
          <w:szCs w:val="21"/>
        </w:rPr>
      </w:pPr>
      <w:r w:rsidRPr="004013DE">
        <w:rPr>
          <w:sz w:val="21"/>
          <w:szCs w:val="21"/>
        </w:rPr>
        <w:t xml:space="preserve">No – and </w:t>
      </w:r>
      <w:r w:rsidR="00F76C17" w:rsidRPr="004013DE">
        <w:rPr>
          <w:sz w:val="21"/>
          <w:szCs w:val="21"/>
        </w:rPr>
        <w:t>no plans to</w:t>
      </w:r>
    </w:p>
    <w:p w14:paraId="613B24C2" w14:textId="768556DF" w:rsidR="007E7635" w:rsidRPr="004013DE" w:rsidRDefault="007E7635" w:rsidP="006017D7">
      <w:pPr>
        <w:pStyle w:val="ListParagraph"/>
        <w:numPr>
          <w:ilvl w:val="0"/>
          <w:numId w:val="43"/>
        </w:numPr>
        <w:spacing w:after="0" w:line="240" w:lineRule="auto"/>
        <w:rPr>
          <w:sz w:val="21"/>
          <w:szCs w:val="21"/>
        </w:rPr>
      </w:pPr>
      <w:r w:rsidRPr="004013DE">
        <w:rPr>
          <w:sz w:val="21"/>
          <w:szCs w:val="21"/>
        </w:rPr>
        <w:t xml:space="preserve">Made changes but not </w:t>
      </w:r>
      <w:r w:rsidR="00441F02" w:rsidRPr="004013DE">
        <w:rPr>
          <w:sz w:val="21"/>
          <w:szCs w:val="21"/>
        </w:rPr>
        <w:t>as a result of</w:t>
      </w:r>
      <w:r w:rsidRPr="004013DE">
        <w:rPr>
          <w:sz w:val="21"/>
          <w:szCs w:val="21"/>
        </w:rPr>
        <w:t xml:space="preserve"> COVID-19</w:t>
      </w:r>
    </w:p>
    <w:p w14:paraId="0E2CDE5C" w14:textId="77777777" w:rsidR="006017D7" w:rsidRPr="004013DE" w:rsidRDefault="006017D7" w:rsidP="006017D7">
      <w:pPr>
        <w:pStyle w:val="ListParagraph"/>
        <w:numPr>
          <w:ilvl w:val="0"/>
          <w:numId w:val="43"/>
        </w:numPr>
        <w:spacing w:after="0" w:line="240" w:lineRule="auto"/>
        <w:rPr>
          <w:sz w:val="21"/>
          <w:szCs w:val="21"/>
        </w:rPr>
      </w:pPr>
      <w:r w:rsidRPr="004013DE">
        <w:rPr>
          <w:sz w:val="21"/>
          <w:szCs w:val="21"/>
        </w:rPr>
        <w:t>Not sure</w:t>
      </w:r>
    </w:p>
    <w:p w14:paraId="6A5B303C" w14:textId="77777777" w:rsidR="006017D7" w:rsidRPr="004013DE" w:rsidRDefault="006017D7" w:rsidP="006017D7">
      <w:pPr>
        <w:pStyle w:val="ListParagraph"/>
        <w:numPr>
          <w:ilvl w:val="0"/>
          <w:numId w:val="43"/>
        </w:numPr>
        <w:spacing w:after="0" w:line="240" w:lineRule="auto"/>
        <w:rPr>
          <w:sz w:val="21"/>
          <w:szCs w:val="21"/>
        </w:rPr>
      </w:pPr>
      <w:r w:rsidRPr="004013DE">
        <w:rPr>
          <w:sz w:val="21"/>
          <w:szCs w:val="21"/>
        </w:rPr>
        <w:t>Prefer not to respond</w:t>
      </w:r>
    </w:p>
    <w:p w14:paraId="475657B5" w14:textId="77777777" w:rsidR="006017D7" w:rsidRPr="004013DE" w:rsidRDefault="006017D7" w:rsidP="006017D7">
      <w:pPr>
        <w:spacing w:after="0" w:line="240" w:lineRule="auto"/>
        <w:rPr>
          <w:sz w:val="21"/>
          <w:szCs w:val="21"/>
        </w:rPr>
      </w:pPr>
    </w:p>
    <w:p w14:paraId="566F9E1C" w14:textId="688EB38E" w:rsidR="006017D7" w:rsidRPr="004013DE" w:rsidRDefault="006017D7" w:rsidP="006017D7">
      <w:pPr>
        <w:pStyle w:val="ListParagraph"/>
        <w:numPr>
          <w:ilvl w:val="0"/>
          <w:numId w:val="6"/>
        </w:numPr>
        <w:spacing w:after="0" w:line="240" w:lineRule="auto"/>
        <w:rPr>
          <w:sz w:val="21"/>
          <w:szCs w:val="21"/>
        </w:rPr>
      </w:pPr>
      <w:r w:rsidRPr="004013DE">
        <w:rPr>
          <w:b/>
          <w:bCs/>
          <w:sz w:val="21"/>
          <w:szCs w:val="21"/>
        </w:rPr>
        <w:t>[IF YES]</w:t>
      </w:r>
      <w:r w:rsidRPr="004013DE">
        <w:rPr>
          <w:sz w:val="21"/>
          <w:szCs w:val="21"/>
        </w:rPr>
        <w:t xml:space="preserve"> What changes did you make to your financial plan as a result of COVID-19?</w:t>
      </w:r>
    </w:p>
    <w:p w14:paraId="13116C78" w14:textId="77777777" w:rsidR="006017D7" w:rsidRPr="004013DE" w:rsidRDefault="006017D7" w:rsidP="006017D7">
      <w:pPr>
        <w:pStyle w:val="ListParagraph"/>
        <w:spacing w:after="0" w:line="240" w:lineRule="auto"/>
        <w:ind w:left="360"/>
        <w:rPr>
          <w:sz w:val="21"/>
          <w:szCs w:val="21"/>
        </w:rPr>
      </w:pPr>
      <w:r w:rsidRPr="004013DE">
        <w:rPr>
          <w:sz w:val="21"/>
          <w:szCs w:val="21"/>
        </w:rPr>
        <w:t>____________________________________________________________________________________________________________________________________________________________________________________________________________________________________</w:t>
      </w:r>
    </w:p>
    <w:p w14:paraId="76C0B93B" w14:textId="5A8F00A5" w:rsidR="006017D7" w:rsidRDefault="006017D7" w:rsidP="00E95259">
      <w:pPr>
        <w:pStyle w:val="ListParagraph"/>
        <w:spacing w:after="0" w:line="240" w:lineRule="auto"/>
        <w:ind w:left="360"/>
        <w:rPr>
          <w:rFonts w:ascii="Roboto Condensed" w:hAnsi="Roboto Condensed"/>
          <w:sz w:val="21"/>
          <w:szCs w:val="21"/>
        </w:rPr>
      </w:pPr>
    </w:p>
    <w:p w14:paraId="1BFCE057" w14:textId="0A88160E" w:rsidR="00175037" w:rsidRPr="00FB19D4" w:rsidRDefault="00175037" w:rsidP="00F84DC2">
      <w:pPr>
        <w:pStyle w:val="ListParagraph"/>
        <w:numPr>
          <w:ilvl w:val="0"/>
          <w:numId w:val="6"/>
        </w:numPr>
        <w:spacing w:after="0" w:line="240" w:lineRule="auto"/>
        <w:rPr>
          <w:rFonts w:ascii="Roboto Condensed" w:hAnsi="Roboto Condensed"/>
          <w:sz w:val="21"/>
          <w:szCs w:val="21"/>
        </w:rPr>
      </w:pPr>
      <w:r w:rsidRPr="00FB19D4">
        <w:rPr>
          <w:rFonts w:ascii="Roboto Condensed" w:hAnsi="Roboto Condensed"/>
          <w:sz w:val="21"/>
          <w:szCs w:val="21"/>
        </w:rPr>
        <w:t>When do you anticipate you will exit/leave your business?</w:t>
      </w:r>
    </w:p>
    <w:p w14:paraId="4F371FDA" w14:textId="2B017072" w:rsidR="00175037" w:rsidRPr="00FB19D4" w:rsidRDefault="00175037" w:rsidP="00F84DC2">
      <w:pPr>
        <w:pStyle w:val="ListParagraph"/>
        <w:numPr>
          <w:ilvl w:val="0"/>
          <w:numId w:val="1"/>
        </w:numPr>
        <w:spacing w:after="0" w:line="240" w:lineRule="auto"/>
        <w:rPr>
          <w:sz w:val="21"/>
          <w:szCs w:val="21"/>
        </w:rPr>
      </w:pPr>
      <w:r w:rsidRPr="00FB19D4">
        <w:rPr>
          <w:sz w:val="21"/>
          <w:szCs w:val="21"/>
        </w:rPr>
        <w:t>Within the next year</w:t>
      </w:r>
    </w:p>
    <w:p w14:paraId="71439DC0" w14:textId="57FF947F" w:rsidR="00175037" w:rsidRPr="00FB19D4" w:rsidRDefault="00175037" w:rsidP="00F84DC2">
      <w:pPr>
        <w:pStyle w:val="ListParagraph"/>
        <w:numPr>
          <w:ilvl w:val="0"/>
          <w:numId w:val="1"/>
        </w:numPr>
        <w:spacing w:after="0" w:line="240" w:lineRule="auto"/>
        <w:rPr>
          <w:sz w:val="21"/>
          <w:szCs w:val="21"/>
        </w:rPr>
      </w:pPr>
      <w:r w:rsidRPr="00FB19D4">
        <w:rPr>
          <w:sz w:val="21"/>
          <w:szCs w:val="21"/>
        </w:rPr>
        <w:t>In the next 1 - 4 years</w:t>
      </w:r>
    </w:p>
    <w:p w14:paraId="1F4A8365" w14:textId="19A8E207" w:rsidR="00175037" w:rsidRPr="00FB19D4" w:rsidRDefault="00175037" w:rsidP="00F84DC2">
      <w:pPr>
        <w:pStyle w:val="ListParagraph"/>
        <w:numPr>
          <w:ilvl w:val="0"/>
          <w:numId w:val="1"/>
        </w:numPr>
        <w:spacing w:after="0" w:line="240" w:lineRule="auto"/>
        <w:rPr>
          <w:sz w:val="21"/>
          <w:szCs w:val="21"/>
        </w:rPr>
      </w:pPr>
      <w:r w:rsidRPr="00FB19D4">
        <w:rPr>
          <w:sz w:val="21"/>
          <w:szCs w:val="21"/>
        </w:rPr>
        <w:t>In the next 5 – 9 years</w:t>
      </w:r>
    </w:p>
    <w:p w14:paraId="7EF3E33B" w14:textId="4FE7C965" w:rsidR="00175037" w:rsidRPr="00FB19D4" w:rsidRDefault="00175037" w:rsidP="00F84DC2">
      <w:pPr>
        <w:pStyle w:val="ListParagraph"/>
        <w:numPr>
          <w:ilvl w:val="0"/>
          <w:numId w:val="1"/>
        </w:numPr>
        <w:spacing w:after="0" w:line="240" w:lineRule="auto"/>
        <w:rPr>
          <w:sz w:val="21"/>
          <w:szCs w:val="21"/>
        </w:rPr>
      </w:pPr>
      <w:r w:rsidRPr="00FB19D4">
        <w:rPr>
          <w:sz w:val="21"/>
          <w:szCs w:val="21"/>
        </w:rPr>
        <w:t>In the next 10 – 14 years</w:t>
      </w:r>
    </w:p>
    <w:p w14:paraId="0A2601C2" w14:textId="75BA6329" w:rsidR="00175037" w:rsidRPr="00FB19D4" w:rsidRDefault="00175037" w:rsidP="00F84DC2">
      <w:pPr>
        <w:pStyle w:val="ListParagraph"/>
        <w:numPr>
          <w:ilvl w:val="0"/>
          <w:numId w:val="1"/>
        </w:numPr>
        <w:spacing w:after="0" w:line="240" w:lineRule="auto"/>
        <w:rPr>
          <w:sz w:val="21"/>
          <w:szCs w:val="21"/>
        </w:rPr>
      </w:pPr>
      <w:r w:rsidRPr="00FB19D4">
        <w:rPr>
          <w:sz w:val="21"/>
          <w:szCs w:val="21"/>
        </w:rPr>
        <w:t>In the next 15 – 19 years</w:t>
      </w:r>
    </w:p>
    <w:p w14:paraId="0A7B082B" w14:textId="18ABBF5B" w:rsidR="00175037" w:rsidRPr="00FB19D4" w:rsidRDefault="00175037" w:rsidP="00F84DC2">
      <w:pPr>
        <w:pStyle w:val="ListParagraph"/>
        <w:numPr>
          <w:ilvl w:val="0"/>
          <w:numId w:val="1"/>
        </w:numPr>
        <w:spacing w:after="0" w:line="240" w:lineRule="auto"/>
        <w:rPr>
          <w:sz w:val="21"/>
          <w:szCs w:val="21"/>
        </w:rPr>
      </w:pPr>
      <w:r w:rsidRPr="00FB19D4">
        <w:rPr>
          <w:sz w:val="21"/>
          <w:szCs w:val="21"/>
        </w:rPr>
        <w:t>In the next 20 years or more</w:t>
      </w:r>
    </w:p>
    <w:p w14:paraId="7A94B07C" w14:textId="44B2F5EE" w:rsidR="00832C4A" w:rsidRPr="00832C4A" w:rsidRDefault="00832C4A" w:rsidP="00F84DC2">
      <w:pPr>
        <w:pStyle w:val="ListParagraph"/>
        <w:numPr>
          <w:ilvl w:val="0"/>
          <w:numId w:val="1"/>
        </w:numPr>
        <w:spacing w:after="0" w:line="240" w:lineRule="auto"/>
        <w:rPr>
          <w:b/>
          <w:bCs/>
          <w:sz w:val="21"/>
          <w:szCs w:val="21"/>
        </w:rPr>
      </w:pPr>
      <w:r w:rsidRPr="00832C4A">
        <w:rPr>
          <w:b/>
          <w:bCs/>
          <w:sz w:val="21"/>
          <w:szCs w:val="21"/>
        </w:rPr>
        <w:t>No anticipated timeline to exit/leave the business</w:t>
      </w:r>
    </w:p>
    <w:p w14:paraId="5F4FCC83" w14:textId="29AA0529" w:rsidR="00175037" w:rsidRPr="00FB19D4" w:rsidRDefault="00175037" w:rsidP="00F84DC2">
      <w:pPr>
        <w:pStyle w:val="ListParagraph"/>
        <w:numPr>
          <w:ilvl w:val="0"/>
          <w:numId w:val="1"/>
        </w:numPr>
        <w:spacing w:after="0" w:line="240" w:lineRule="auto"/>
        <w:rPr>
          <w:sz w:val="21"/>
          <w:szCs w:val="21"/>
        </w:rPr>
      </w:pPr>
      <w:r w:rsidRPr="00FB19D4">
        <w:rPr>
          <w:sz w:val="21"/>
          <w:szCs w:val="21"/>
        </w:rPr>
        <w:t>Not sure</w:t>
      </w:r>
      <w:r w:rsidR="00832C4A">
        <w:rPr>
          <w:sz w:val="21"/>
          <w:szCs w:val="21"/>
        </w:rPr>
        <w:t xml:space="preserve"> </w:t>
      </w:r>
    </w:p>
    <w:p w14:paraId="1365A080" w14:textId="77777777" w:rsidR="00175037" w:rsidRPr="00FB19D4" w:rsidRDefault="00175037" w:rsidP="00F84DC2">
      <w:pPr>
        <w:pStyle w:val="ListParagraph"/>
        <w:numPr>
          <w:ilvl w:val="0"/>
          <w:numId w:val="1"/>
        </w:numPr>
        <w:spacing w:after="0" w:line="240" w:lineRule="auto"/>
        <w:rPr>
          <w:sz w:val="21"/>
          <w:szCs w:val="21"/>
        </w:rPr>
      </w:pPr>
      <w:r w:rsidRPr="00FB19D4">
        <w:rPr>
          <w:sz w:val="21"/>
          <w:szCs w:val="21"/>
        </w:rPr>
        <w:t>Prefer not to respond</w:t>
      </w:r>
    </w:p>
    <w:p w14:paraId="785B8556" w14:textId="120EE769" w:rsidR="00175037" w:rsidRDefault="00175037" w:rsidP="00E95259">
      <w:pPr>
        <w:pStyle w:val="ListParagraph"/>
        <w:spacing w:after="0" w:line="240" w:lineRule="auto"/>
        <w:ind w:left="360"/>
        <w:rPr>
          <w:rFonts w:ascii="Roboto Condensed" w:hAnsi="Roboto Condensed"/>
          <w:sz w:val="21"/>
          <w:szCs w:val="21"/>
        </w:rPr>
      </w:pPr>
    </w:p>
    <w:p w14:paraId="794A1269" w14:textId="1A0604E7" w:rsidR="006017D7" w:rsidRPr="00FB19D4" w:rsidRDefault="006017D7" w:rsidP="006017D7">
      <w:pPr>
        <w:pStyle w:val="ListParagraph"/>
        <w:numPr>
          <w:ilvl w:val="0"/>
          <w:numId w:val="6"/>
        </w:numPr>
        <w:spacing w:after="0" w:line="240" w:lineRule="auto"/>
        <w:rPr>
          <w:rFonts w:ascii="Roboto Condensed" w:hAnsi="Roboto Condensed"/>
          <w:sz w:val="21"/>
          <w:szCs w:val="21"/>
        </w:rPr>
      </w:pPr>
      <w:r w:rsidRPr="00FB19D4">
        <w:rPr>
          <w:rFonts w:ascii="Roboto Condensed" w:hAnsi="Roboto Condensed"/>
          <w:b/>
          <w:sz w:val="21"/>
          <w:szCs w:val="21"/>
        </w:rPr>
        <w:t xml:space="preserve">[IF </w:t>
      </w:r>
      <w:r w:rsidR="00B17564">
        <w:rPr>
          <w:rFonts w:ascii="Roboto Condensed" w:hAnsi="Roboto Condensed"/>
          <w:b/>
          <w:sz w:val="21"/>
          <w:szCs w:val="21"/>
        </w:rPr>
        <w:t xml:space="preserve">HAVE A TIMELINE </w:t>
      </w:r>
      <w:r w:rsidR="004414BB">
        <w:rPr>
          <w:rFonts w:ascii="Roboto Condensed" w:hAnsi="Roboto Condensed"/>
          <w:b/>
          <w:sz w:val="21"/>
          <w:szCs w:val="21"/>
        </w:rPr>
        <w:t>Q4</w:t>
      </w:r>
      <w:r w:rsidR="00EF40DE">
        <w:rPr>
          <w:rFonts w:ascii="Roboto Condensed" w:hAnsi="Roboto Condensed"/>
          <w:b/>
          <w:sz w:val="21"/>
          <w:szCs w:val="21"/>
        </w:rPr>
        <w:t>3</w:t>
      </w:r>
      <w:r w:rsidRPr="00FB19D4">
        <w:rPr>
          <w:rFonts w:ascii="Roboto Condensed" w:hAnsi="Roboto Condensed"/>
          <w:b/>
          <w:sz w:val="21"/>
          <w:szCs w:val="21"/>
        </w:rPr>
        <w:t>]</w:t>
      </w:r>
      <w:r w:rsidRPr="00FB19D4">
        <w:rPr>
          <w:rFonts w:ascii="Roboto Condensed" w:hAnsi="Roboto Condensed"/>
          <w:sz w:val="21"/>
          <w:szCs w:val="21"/>
        </w:rPr>
        <w:t xml:space="preserve"> </w:t>
      </w:r>
      <w:r>
        <w:rPr>
          <w:rFonts w:ascii="Roboto Condensed" w:hAnsi="Roboto Condensed"/>
          <w:sz w:val="21"/>
          <w:szCs w:val="21"/>
        </w:rPr>
        <w:t>Was your timeline to exit/leave the business impacted by COVID-19</w:t>
      </w:r>
      <w:r w:rsidRPr="00FB19D4">
        <w:rPr>
          <w:rFonts w:ascii="Roboto Condensed" w:hAnsi="Roboto Condensed"/>
          <w:sz w:val="21"/>
          <w:szCs w:val="21"/>
        </w:rPr>
        <w:t>?</w:t>
      </w:r>
    </w:p>
    <w:p w14:paraId="29B13BA2" w14:textId="000BCD49" w:rsidR="006017D7" w:rsidRDefault="006017D7" w:rsidP="006017D7">
      <w:pPr>
        <w:pStyle w:val="ListParagraph"/>
        <w:numPr>
          <w:ilvl w:val="0"/>
          <w:numId w:val="1"/>
        </w:numPr>
        <w:spacing w:after="0" w:line="240" w:lineRule="auto"/>
        <w:rPr>
          <w:sz w:val="21"/>
          <w:szCs w:val="21"/>
        </w:rPr>
      </w:pPr>
      <w:r>
        <w:rPr>
          <w:sz w:val="21"/>
          <w:szCs w:val="21"/>
        </w:rPr>
        <w:t xml:space="preserve">Yes - </w:t>
      </w:r>
      <w:r w:rsidR="00F76C17">
        <w:rPr>
          <w:sz w:val="21"/>
          <w:szCs w:val="21"/>
        </w:rPr>
        <w:t>expedited</w:t>
      </w:r>
    </w:p>
    <w:p w14:paraId="25C93249" w14:textId="1B3DF189" w:rsidR="006017D7" w:rsidRPr="00FB19D4" w:rsidRDefault="006017D7" w:rsidP="006017D7">
      <w:pPr>
        <w:pStyle w:val="ListParagraph"/>
        <w:numPr>
          <w:ilvl w:val="0"/>
          <w:numId w:val="1"/>
        </w:numPr>
        <w:spacing w:after="0" w:line="240" w:lineRule="auto"/>
        <w:rPr>
          <w:sz w:val="21"/>
          <w:szCs w:val="21"/>
        </w:rPr>
      </w:pPr>
      <w:r>
        <w:rPr>
          <w:sz w:val="21"/>
          <w:szCs w:val="21"/>
        </w:rPr>
        <w:t xml:space="preserve">Yes - </w:t>
      </w:r>
      <w:r w:rsidR="00F76C17">
        <w:rPr>
          <w:sz w:val="21"/>
          <w:szCs w:val="21"/>
        </w:rPr>
        <w:t>delayed</w:t>
      </w:r>
    </w:p>
    <w:p w14:paraId="1E8211C8" w14:textId="3330C43F" w:rsidR="006017D7" w:rsidRPr="00FB19D4" w:rsidRDefault="006017D7" w:rsidP="006017D7">
      <w:pPr>
        <w:pStyle w:val="ListParagraph"/>
        <w:numPr>
          <w:ilvl w:val="0"/>
          <w:numId w:val="1"/>
        </w:numPr>
        <w:spacing w:after="0" w:line="240" w:lineRule="auto"/>
        <w:rPr>
          <w:sz w:val="21"/>
          <w:szCs w:val="21"/>
        </w:rPr>
      </w:pPr>
      <w:r>
        <w:rPr>
          <w:sz w:val="21"/>
          <w:szCs w:val="21"/>
        </w:rPr>
        <w:t>No</w:t>
      </w:r>
    </w:p>
    <w:p w14:paraId="7EF0E0D9" w14:textId="77777777" w:rsidR="006017D7" w:rsidRPr="00FB19D4" w:rsidRDefault="006017D7" w:rsidP="006017D7">
      <w:pPr>
        <w:pStyle w:val="ListParagraph"/>
        <w:numPr>
          <w:ilvl w:val="0"/>
          <w:numId w:val="1"/>
        </w:numPr>
        <w:spacing w:after="0" w:line="240" w:lineRule="auto"/>
        <w:rPr>
          <w:sz w:val="21"/>
          <w:szCs w:val="21"/>
        </w:rPr>
      </w:pPr>
      <w:r w:rsidRPr="00FB19D4">
        <w:rPr>
          <w:sz w:val="21"/>
          <w:szCs w:val="21"/>
        </w:rPr>
        <w:t>Not sure</w:t>
      </w:r>
    </w:p>
    <w:p w14:paraId="79EED1B3" w14:textId="77777777" w:rsidR="006017D7" w:rsidRPr="00FB19D4" w:rsidRDefault="006017D7" w:rsidP="006017D7">
      <w:pPr>
        <w:pStyle w:val="ListParagraph"/>
        <w:numPr>
          <w:ilvl w:val="0"/>
          <w:numId w:val="1"/>
        </w:numPr>
        <w:spacing w:after="0" w:line="240" w:lineRule="auto"/>
        <w:rPr>
          <w:sz w:val="21"/>
          <w:szCs w:val="21"/>
        </w:rPr>
      </w:pPr>
      <w:r w:rsidRPr="00FB19D4">
        <w:rPr>
          <w:sz w:val="21"/>
          <w:szCs w:val="21"/>
        </w:rPr>
        <w:t>Prefer not to respond</w:t>
      </w:r>
    </w:p>
    <w:p w14:paraId="0BDBF2C0" w14:textId="0FFC584A" w:rsidR="006017D7" w:rsidRDefault="006017D7" w:rsidP="00E95259">
      <w:pPr>
        <w:pStyle w:val="ListParagraph"/>
        <w:spacing w:after="0" w:line="240" w:lineRule="auto"/>
        <w:ind w:left="360"/>
        <w:rPr>
          <w:rFonts w:ascii="Roboto Condensed" w:hAnsi="Roboto Condensed"/>
          <w:sz w:val="21"/>
          <w:szCs w:val="21"/>
        </w:rPr>
      </w:pPr>
    </w:p>
    <w:p w14:paraId="775DA47D" w14:textId="4064DC12" w:rsidR="00175037" w:rsidRPr="00FB19D4" w:rsidRDefault="00175037" w:rsidP="00F84DC2">
      <w:pPr>
        <w:pStyle w:val="ListParagraph"/>
        <w:numPr>
          <w:ilvl w:val="0"/>
          <w:numId w:val="6"/>
        </w:numPr>
        <w:spacing w:after="0" w:line="240" w:lineRule="auto"/>
        <w:rPr>
          <w:rFonts w:ascii="Roboto Condensed" w:hAnsi="Roboto Condensed"/>
          <w:sz w:val="21"/>
          <w:szCs w:val="21"/>
        </w:rPr>
      </w:pPr>
      <w:r w:rsidRPr="00FB19D4">
        <w:rPr>
          <w:rFonts w:ascii="Roboto Condensed" w:hAnsi="Roboto Condensed"/>
          <w:sz w:val="21"/>
          <w:szCs w:val="21"/>
        </w:rPr>
        <w:t xml:space="preserve">Which of the following best describes your current exit or </w:t>
      </w:r>
      <w:r w:rsidRPr="00FB19D4">
        <w:rPr>
          <w:rFonts w:ascii="Roboto Condensed" w:hAnsi="Roboto Condensed"/>
          <w:b/>
          <w:sz w:val="21"/>
          <w:szCs w:val="21"/>
        </w:rPr>
        <w:t>succession plan for your business</w:t>
      </w:r>
      <w:r w:rsidRPr="00FB19D4">
        <w:rPr>
          <w:rFonts w:ascii="Roboto Condensed" w:hAnsi="Roboto Condensed"/>
          <w:sz w:val="21"/>
          <w:szCs w:val="21"/>
        </w:rPr>
        <w:t>?</w:t>
      </w:r>
    </w:p>
    <w:p w14:paraId="4A0B1FC6" w14:textId="4B248E6F" w:rsidR="00481B92" w:rsidRPr="00FB19D4" w:rsidRDefault="00481B92" w:rsidP="00F84DC2">
      <w:pPr>
        <w:pStyle w:val="ListParagraph"/>
        <w:numPr>
          <w:ilvl w:val="0"/>
          <w:numId w:val="10"/>
        </w:numPr>
        <w:spacing w:after="0" w:line="240" w:lineRule="auto"/>
        <w:rPr>
          <w:rFonts w:ascii="Roboto Condensed" w:hAnsi="Roboto Condensed" w:cstheme="minorHAnsi"/>
          <w:sz w:val="21"/>
          <w:szCs w:val="21"/>
        </w:rPr>
      </w:pPr>
      <w:r w:rsidRPr="00FB19D4">
        <w:rPr>
          <w:rFonts w:ascii="Roboto Condensed" w:hAnsi="Roboto Condensed" w:cstheme="minorHAnsi"/>
          <w:sz w:val="21"/>
          <w:szCs w:val="21"/>
        </w:rPr>
        <w:t>You have a formal written succession plan prepared by a professional</w:t>
      </w:r>
    </w:p>
    <w:p w14:paraId="27CEBCDB" w14:textId="563BA9F5" w:rsidR="00481B92" w:rsidRPr="00FB19D4" w:rsidRDefault="00481B92" w:rsidP="00F84DC2">
      <w:pPr>
        <w:pStyle w:val="ListParagraph"/>
        <w:numPr>
          <w:ilvl w:val="0"/>
          <w:numId w:val="10"/>
        </w:numPr>
        <w:spacing w:after="0" w:line="240" w:lineRule="auto"/>
        <w:rPr>
          <w:rFonts w:ascii="Roboto Condensed" w:hAnsi="Roboto Condensed" w:cstheme="minorHAnsi"/>
          <w:sz w:val="21"/>
          <w:szCs w:val="21"/>
        </w:rPr>
      </w:pPr>
      <w:r w:rsidRPr="00FB19D4">
        <w:rPr>
          <w:rFonts w:ascii="Roboto Condensed" w:hAnsi="Roboto Condensed" w:cstheme="minorHAnsi"/>
          <w:sz w:val="21"/>
          <w:szCs w:val="21"/>
        </w:rPr>
        <w:t>You have a written succession plan you prepared on your own</w:t>
      </w:r>
    </w:p>
    <w:p w14:paraId="412FF3CD" w14:textId="05F20425" w:rsidR="00481B92" w:rsidRPr="00FB19D4" w:rsidRDefault="00481B92" w:rsidP="00F84DC2">
      <w:pPr>
        <w:pStyle w:val="ListParagraph"/>
        <w:numPr>
          <w:ilvl w:val="0"/>
          <w:numId w:val="10"/>
        </w:numPr>
        <w:spacing w:after="0" w:line="240" w:lineRule="auto"/>
        <w:rPr>
          <w:rFonts w:ascii="Roboto Condensed" w:hAnsi="Roboto Condensed" w:cstheme="minorHAnsi"/>
          <w:sz w:val="21"/>
          <w:szCs w:val="21"/>
        </w:rPr>
      </w:pPr>
      <w:r w:rsidRPr="00FB19D4">
        <w:rPr>
          <w:rFonts w:ascii="Roboto Condensed" w:hAnsi="Roboto Condensed" w:cstheme="minorHAnsi"/>
          <w:sz w:val="21"/>
          <w:szCs w:val="21"/>
        </w:rPr>
        <w:t xml:space="preserve">Although it is not on paper you have a succession plan </w:t>
      </w:r>
    </w:p>
    <w:p w14:paraId="67A8DBEF" w14:textId="322D1100" w:rsidR="00481B92" w:rsidRPr="00FB19D4" w:rsidRDefault="00481B92" w:rsidP="00F84DC2">
      <w:pPr>
        <w:pStyle w:val="ListParagraph"/>
        <w:numPr>
          <w:ilvl w:val="0"/>
          <w:numId w:val="10"/>
        </w:numPr>
        <w:spacing w:after="0" w:line="240" w:lineRule="auto"/>
        <w:rPr>
          <w:rFonts w:ascii="Roboto Condensed" w:hAnsi="Roboto Condensed" w:cstheme="minorHAnsi"/>
          <w:sz w:val="21"/>
          <w:szCs w:val="21"/>
        </w:rPr>
      </w:pPr>
      <w:r w:rsidRPr="00FB19D4">
        <w:rPr>
          <w:rFonts w:ascii="Roboto Condensed" w:hAnsi="Roboto Condensed" w:cstheme="minorHAnsi"/>
          <w:sz w:val="21"/>
          <w:szCs w:val="21"/>
        </w:rPr>
        <w:t xml:space="preserve">You have some general ideas on the succession plan for your business </w:t>
      </w:r>
    </w:p>
    <w:p w14:paraId="540A3F35" w14:textId="3E71E363" w:rsidR="00481B92" w:rsidRPr="00FB19D4" w:rsidRDefault="00481B92" w:rsidP="00F84DC2">
      <w:pPr>
        <w:pStyle w:val="ListParagraph"/>
        <w:numPr>
          <w:ilvl w:val="0"/>
          <w:numId w:val="10"/>
        </w:numPr>
        <w:spacing w:after="0" w:line="240" w:lineRule="auto"/>
        <w:rPr>
          <w:rFonts w:ascii="Roboto Condensed" w:hAnsi="Roboto Condensed" w:cstheme="minorHAnsi"/>
          <w:sz w:val="21"/>
          <w:szCs w:val="21"/>
        </w:rPr>
      </w:pPr>
      <w:r w:rsidRPr="00FB19D4">
        <w:rPr>
          <w:rFonts w:ascii="Roboto Condensed" w:hAnsi="Roboto Condensed" w:cstheme="minorHAnsi"/>
          <w:sz w:val="21"/>
          <w:szCs w:val="21"/>
        </w:rPr>
        <w:t>Do not have a successio</w:t>
      </w:r>
      <w:r w:rsidR="0033098F" w:rsidRPr="00FB19D4">
        <w:rPr>
          <w:rFonts w:ascii="Roboto Condensed" w:hAnsi="Roboto Condensed" w:cstheme="minorHAnsi"/>
          <w:sz w:val="21"/>
          <w:szCs w:val="21"/>
        </w:rPr>
        <w:t>n</w:t>
      </w:r>
      <w:r w:rsidRPr="00FB19D4">
        <w:rPr>
          <w:rFonts w:ascii="Roboto Condensed" w:hAnsi="Roboto Condensed" w:cstheme="minorHAnsi"/>
          <w:sz w:val="21"/>
          <w:szCs w:val="21"/>
        </w:rPr>
        <w:t xml:space="preserve"> plan </w:t>
      </w:r>
    </w:p>
    <w:p w14:paraId="2827B6DC" w14:textId="3F5E527E" w:rsidR="00481B92" w:rsidRPr="00FB19D4" w:rsidRDefault="00481B92" w:rsidP="00F84DC2">
      <w:pPr>
        <w:pStyle w:val="ListParagraph"/>
        <w:numPr>
          <w:ilvl w:val="0"/>
          <w:numId w:val="10"/>
        </w:numPr>
        <w:spacing w:after="0" w:line="240" w:lineRule="auto"/>
        <w:rPr>
          <w:rFonts w:ascii="Roboto Condensed" w:hAnsi="Roboto Condensed" w:cstheme="minorHAnsi"/>
          <w:sz w:val="21"/>
          <w:szCs w:val="21"/>
        </w:rPr>
      </w:pPr>
      <w:r w:rsidRPr="00FB19D4">
        <w:rPr>
          <w:rFonts w:ascii="Roboto Condensed" w:hAnsi="Roboto Condensed" w:cstheme="minorHAnsi"/>
          <w:sz w:val="21"/>
          <w:szCs w:val="21"/>
        </w:rPr>
        <w:t xml:space="preserve">Not sure </w:t>
      </w:r>
    </w:p>
    <w:p w14:paraId="169EF143" w14:textId="108908B9" w:rsidR="00481B92" w:rsidRPr="00FB19D4" w:rsidRDefault="00481B92" w:rsidP="00F84DC2">
      <w:pPr>
        <w:pStyle w:val="ListParagraph"/>
        <w:numPr>
          <w:ilvl w:val="0"/>
          <w:numId w:val="10"/>
        </w:numPr>
        <w:spacing w:after="0" w:line="240" w:lineRule="auto"/>
        <w:rPr>
          <w:rFonts w:ascii="Roboto Condensed" w:hAnsi="Roboto Condensed" w:cstheme="minorHAnsi"/>
          <w:sz w:val="21"/>
          <w:szCs w:val="21"/>
        </w:rPr>
      </w:pPr>
      <w:r w:rsidRPr="00FB19D4">
        <w:rPr>
          <w:rFonts w:ascii="Roboto Condensed" w:hAnsi="Roboto Condensed" w:cstheme="minorHAnsi"/>
          <w:sz w:val="21"/>
          <w:szCs w:val="21"/>
        </w:rPr>
        <w:t xml:space="preserve">Prefer not to respond </w:t>
      </w:r>
    </w:p>
    <w:p w14:paraId="42F3B86C" w14:textId="2EE595A2" w:rsidR="00675DEE" w:rsidRDefault="00675DEE" w:rsidP="00675DEE">
      <w:pPr>
        <w:spacing w:after="0" w:line="240" w:lineRule="auto"/>
        <w:rPr>
          <w:sz w:val="20"/>
          <w:szCs w:val="20"/>
        </w:rPr>
      </w:pPr>
    </w:p>
    <w:p w14:paraId="5E7CF3BE" w14:textId="77777777" w:rsidR="00665C1E" w:rsidRPr="00FB19D4" w:rsidRDefault="00665C1E" w:rsidP="00665C1E">
      <w:pPr>
        <w:pStyle w:val="ListParagraph"/>
        <w:numPr>
          <w:ilvl w:val="0"/>
          <w:numId w:val="6"/>
        </w:numPr>
        <w:spacing w:after="0" w:line="240" w:lineRule="auto"/>
        <w:rPr>
          <w:rFonts w:ascii="Roboto Condensed" w:hAnsi="Roboto Condensed"/>
          <w:sz w:val="21"/>
          <w:szCs w:val="21"/>
        </w:rPr>
      </w:pPr>
      <w:r w:rsidRPr="00FB19D4">
        <w:rPr>
          <w:rFonts w:ascii="Roboto Condensed" w:hAnsi="Roboto Condensed"/>
          <w:sz w:val="21"/>
          <w:szCs w:val="21"/>
        </w:rPr>
        <w:t>How much do you agree or disagree with the following statement?</w:t>
      </w:r>
    </w:p>
    <w:p w14:paraId="7A9FA912" w14:textId="77777777" w:rsidR="00665C1E" w:rsidRPr="00FB19D4" w:rsidRDefault="00665C1E" w:rsidP="00665C1E">
      <w:pPr>
        <w:pStyle w:val="ListParagraph"/>
        <w:spacing w:after="0" w:line="240" w:lineRule="auto"/>
        <w:ind w:left="360"/>
        <w:rPr>
          <w:rFonts w:ascii="Roboto Condensed" w:hAnsi="Roboto Condensed"/>
          <w:sz w:val="21"/>
          <w:szCs w:val="21"/>
        </w:rPr>
      </w:pPr>
      <w:r w:rsidRPr="00FB19D4">
        <w:rPr>
          <w:rFonts w:ascii="Roboto Condensed" w:hAnsi="Roboto Condensed"/>
          <w:sz w:val="21"/>
          <w:szCs w:val="21"/>
        </w:rPr>
        <w:t>Financial professionals are valuable when it comes to succession planning.</w:t>
      </w:r>
    </w:p>
    <w:p w14:paraId="5A260AB4" w14:textId="77777777" w:rsidR="00665C1E" w:rsidRPr="00FB19D4" w:rsidRDefault="00665C1E" w:rsidP="00665C1E">
      <w:pPr>
        <w:pStyle w:val="ListParagraph"/>
        <w:numPr>
          <w:ilvl w:val="0"/>
          <w:numId w:val="10"/>
        </w:numPr>
        <w:spacing w:after="0" w:line="240" w:lineRule="auto"/>
        <w:rPr>
          <w:rFonts w:ascii="Roboto Condensed" w:hAnsi="Roboto Condensed" w:cstheme="minorHAnsi"/>
          <w:sz w:val="21"/>
          <w:szCs w:val="21"/>
        </w:rPr>
      </w:pPr>
      <w:r w:rsidRPr="00FB19D4">
        <w:rPr>
          <w:rFonts w:ascii="Roboto Condensed" w:hAnsi="Roboto Condensed" w:cstheme="minorHAnsi"/>
          <w:sz w:val="21"/>
          <w:szCs w:val="21"/>
        </w:rPr>
        <w:t>Strongly agree</w:t>
      </w:r>
    </w:p>
    <w:p w14:paraId="00757C47" w14:textId="77777777" w:rsidR="00665C1E" w:rsidRPr="00FB19D4" w:rsidRDefault="00665C1E" w:rsidP="00665C1E">
      <w:pPr>
        <w:pStyle w:val="ListParagraph"/>
        <w:numPr>
          <w:ilvl w:val="0"/>
          <w:numId w:val="10"/>
        </w:numPr>
        <w:spacing w:after="0" w:line="240" w:lineRule="auto"/>
        <w:rPr>
          <w:rFonts w:ascii="Roboto Condensed" w:hAnsi="Roboto Condensed" w:cstheme="minorHAnsi"/>
          <w:sz w:val="21"/>
          <w:szCs w:val="21"/>
        </w:rPr>
      </w:pPr>
      <w:r w:rsidRPr="00FB19D4">
        <w:rPr>
          <w:rFonts w:ascii="Roboto Condensed" w:hAnsi="Roboto Condensed" w:cstheme="minorHAnsi"/>
          <w:sz w:val="21"/>
          <w:szCs w:val="21"/>
        </w:rPr>
        <w:t>Agree</w:t>
      </w:r>
    </w:p>
    <w:p w14:paraId="362D5DF3" w14:textId="77777777" w:rsidR="00665C1E" w:rsidRPr="00FB19D4" w:rsidRDefault="00665C1E" w:rsidP="00665C1E">
      <w:pPr>
        <w:pStyle w:val="ListParagraph"/>
        <w:numPr>
          <w:ilvl w:val="0"/>
          <w:numId w:val="10"/>
        </w:numPr>
        <w:spacing w:after="0" w:line="240" w:lineRule="auto"/>
        <w:rPr>
          <w:rFonts w:ascii="Roboto Condensed" w:hAnsi="Roboto Condensed" w:cstheme="minorHAnsi"/>
          <w:sz w:val="21"/>
          <w:szCs w:val="21"/>
        </w:rPr>
      </w:pPr>
      <w:r w:rsidRPr="00FB19D4">
        <w:rPr>
          <w:rFonts w:ascii="Roboto Condensed" w:hAnsi="Roboto Condensed" w:cstheme="minorHAnsi"/>
          <w:sz w:val="21"/>
          <w:szCs w:val="21"/>
        </w:rPr>
        <w:t>Somewhat agree</w:t>
      </w:r>
    </w:p>
    <w:p w14:paraId="057A08ED" w14:textId="77777777" w:rsidR="00665C1E" w:rsidRPr="00FB19D4" w:rsidRDefault="00665C1E" w:rsidP="00665C1E">
      <w:pPr>
        <w:pStyle w:val="ListParagraph"/>
        <w:numPr>
          <w:ilvl w:val="0"/>
          <w:numId w:val="10"/>
        </w:numPr>
        <w:spacing w:after="0" w:line="240" w:lineRule="auto"/>
        <w:rPr>
          <w:rFonts w:ascii="Roboto Condensed" w:hAnsi="Roboto Condensed" w:cstheme="minorHAnsi"/>
          <w:sz w:val="21"/>
          <w:szCs w:val="21"/>
        </w:rPr>
      </w:pPr>
      <w:r w:rsidRPr="00FB19D4">
        <w:rPr>
          <w:rFonts w:ascii="Roboto Condensed" w:hAnsi="Roboto Condensed" w:cstheme="minorHAnsi"/>
          <w:sz w:val="21"/>
          <w:szCs w:val="21"/>
        </w:rPr>
        <w:t>Somewhat disagree</w:t>
      </w:r>
    </w:p>
    <w:p w14:paraId="35B51C47" w14:textId="77777777" w:rsidR="00665C1E" w:rsidRPr="00FB19D4" w:rsidRDefault="00665C1E" w:rsidP="00665C1E">
      <w:pPr>
        <w:pStyle w:val="ListParagraph"/>
        <w:numPr>
          <w:ilvl w:val="0"/>
          <w:numId w:val="10"/>
        </w:numPr>
        <w:spacing w:after="0" w:line="240" w:lineRule="auto"/>
        <w:rPr>
          <w:rFonts w:ascii="Roboto Condensed" w:hAnsi="Roboto Condensed" w:cstheme="minorHAnsi"/>
          <w:sz w:val="21"/>
          <w:szCs w:val="21"/>
        </w:rPr>
      </w:pPr>
      <w:r w:rsidRPr="00FB19D4">
        <w:rPr>
          <w:rFonts w:ascii="Roboto Condensed" w:hAnsi="Roboto Condensed" w:cstheme="minorHAnsi"/>
          <w:sz w:val="21"/>
          <w:szCs w:val="21"/>
        </w:rPr>
        <w:t>Disagree</w:t>
      </w:r>
    </w:p>
    <w:p w14:paraId="000AA1C5" w14:textId="77777777" w:rsidR="00665C1E" w:rsidRPr="00FB19D4" w:rsidRDefault="00665C1E" w:rsidP="00665C1E">
      <w:pPr>
        <w:pStyle w:val="ListParagraph"/>
        <w:numPr>
          <w:ilvl w:val="0"/>
          <w:numId w:val="10"/>
        </w:numPr>
        <w:spacing w:after="0" w:line="240" w:lineRule="auto"/>
        <w:rPr>
          <w:rFonts w:ascii="Roboto Condensed" w:hAnsi="Roboto Condensed" w:cstheme="minorHAnsi"/>
          <w:sz w:val="21"/>
          <w:szCs w:val="21"/>
        </w:rPr>
      </w:pPr>
      <w:r w:rsidRPr="00FB19D4">
        <w:rPr>
          <w:rFonts w:ascii="Roboto Condensed" w:hAnsi="Roboto Condensed" w:cstheme="minorHAnsi"/>
          <w:sz w:val="21"/>
          <w:szCs w:val="21"/>
        </w:rPr>
        <w:t>Strongly disagree</w:t>
      </w:r>
    </w:p>
    <w:p w14:paraId="32ECAB1B" w14:textId="77777777" w:rsidR="00665C1E" w:rsidRPr="00FB19D4" w:rsidRDefault="00665C1E" w:rsidP="00665C1E">
      <w:pPr>
        <w:pStyle w:val="ListParagraph"/>
        <w:numPr>
          <w:ilvl w:val="0"/>
          <w:numId w:val="10"/>
        </w:numPr>
        <w:spacing w:after="0" w:line="240" w:lineRule="auto"/>
        <w:rPr>
          <w:rFonts w:ascii="Roboto Condensed" w:hAnsi="Roboto Condensed" w:cstheme="minorHAnsi"/>
          <w:sz w:val="21"/>
          <w:szCs w:val="21"/>
        </w:rPr>
      </w:pPr>
      <w:r w:rsidRPr="00FB19D4">
        <w:rPr>
          <w:rFonts w:ascii="Roboto Condensed" w:hAnsi="Roboto Condensed" w:cstheme="minorHAnsi"/>
          <w:sz w:val="21"/>
          <w:szCs w:val="21"/>
        </w:rPr>
        <w:t xml:space="preserve">Not sure </w:t>
      </w:r>
    </w:p>
    <w:p w14:paraId="3C6CE88D" w14:textId="77777777" w:rsidR="00665C1E" w:rsidRPr="00FB19D4" w:rsidRDefault="00665C1E" w:rsidP="00665C1E">
      <w:pPr>
        <w:pStyle w:val="ListParagraph"/>
        <w:numPr>
          <w:ilvl w:val="0"/>
          <w:numId w:val="10"/>
        </w:numPr>
        <w:spacing w:after="0" w:line="240" w:lineRule="auto"/>
        <w:rPr>
          <w:rFonts w:ascii="Roboto Condensed" w:hAnsi="Roboto Condensed" w:cstheme="minorHAnsi"/>
          <w:sz w:val="21"/>
          <w:szCs w:val="21"/>
        </w:rPr>
      </w:pPr>
      <w:r w:rsidRPr="00FB19D4">
        <w:rPr>
          <w:rFonts w:ascii="Roboto Condensed" w:hAnsi="Roboto Condensed" w:cstheme="minorHAnsi"/>
          <w:sz w:val="21"/>
          <w:szCs w:val="21"/>
        </w:rPr>
        <w:t xml:space="preserve">Prefer not to respond </w:t>
      </w:r>
    </w:p>
    <w:p w14:paraId="71762CD9" w14:textId="77777777" w:rsidR="00EF40DE" w:rsidRDefault="00EF40DE" w:rsidP="00E95259">
      <w:pPr>
        <w:pStyle w:val="ListParagraph"/>
        <w:spacing w:line="240" w:lineRule="auto"/>
        <w:ind w:left="0"/>
        <w:rPr>
          <w:rFonts w:asciiTheme="majorHAnsi" w:hAnsiTheme="majorHAnsi" w:cstheme="minorHAnsi"/>
          <w:b/>
          <w:color w:val="062138" w:themeColor="text2"/>
          <w:sz w:val="21"/>
          <w:szCs w:val="21"/>
        </w:rPr>
      </w:pPr>
    </w:p>
    <w:p w14:paraId="32ECD1F3" w14:textId="359A09C9" w:rsidR="00F52BAA" w:rsidRPr="00FB19D4" w:rsidRDefault="00F52BAA" w:rsidP="00E95259">
      <w:pPr>
        <w:pStyle w:val="ListParagraph"/>
        <w:spacing w:line="240" w:lineRule="auto"/>
        <w:ind w:left="0"/>
        <w:rPr>
          <w:rFonts w:asciiTheme="majorHAnsi" w:hAnsiTheme="majorHAnsi" w:cstheme="minorHAnsi"/>
          <w:b/>
          <w:color w:val="062138" w:themeColor="text2"/>
          <w:sz w:val="21"/>
          <w:szCs w:val="21"/>
        </w:rPr>
      </w:pPr>
      <w:r w:rsidRPr="00FB19D4">
        <w:rPr>
          <w:rFonts w:asciiTheme="majorHAnsi" w:hAnsiTheme="majorHAnsi" w:cstheme="minorHAnsi"/>
          <w:b/>
          <w:color w:val="062138" w:themeColor="text2"/>
          <w:sz w:val="21"/>
          <w:szCs w:val="21"/>
        </w:rPr>
        <w:t>Demographics:</w:t>
      </w:r>
    </w:p>
    <w:p w14:paraId="1984160C" w14:textId="47C1ABFA" w:rsidR="00EA0E51" w:rsidRPr="00FB19D4" w:rsidRDefault="00B97255" w:rsidP="00EA0E51">
      <w:pPr>
        <w:spacing w:after="0" w:line="240" w:lineRule="auto"/>
        <w:rPr>
          <w:rFonts w:asciiTheme="minorHAnsi" w:hAnsiTheme="minorHAnsi" w:cs="Calibri"/>
          <w:i/>
          <w:sz w:val="21"/>
          <w:szCs w:val="21"/>
          <w:lang w:val="en-US"/>
        </w:rPr>
      </w:pPr>
      <w:r w:rsidRPr="00FB19D4">
        <w:rPr>
          <w:rFonts w:asciiTheme="minorHAnsi" w:hAnsiTheme="minorHAnsi" w:cs="Calibri"/>
          <w:i/>
          <w:sz w:val="21"/>
          <w:szCs w:val="21"/>
          <w:lang w:val="en-US"/>
        </w:rPr>
        <w:t>And finally, we</w:t>
      </w:r>
      <w:r w:rsidR="00EA0E51" w:rsidRPr="00FB19D4">
        <w:rPr>
          <w:rFonts w:asciiTheme="minorHAnsi" w:hAnsiTheme="minorHAnsi" w:cs="Calibri"/>
          <w:i/>
          <w:sz w:val="21"/>
          <w:szCs w:val="21"/>
          <w:lang w:val="en-US"/>
        </w:rPr>
        <w:t xml:space="preserve"> would like a little information about you that will help us analyze the results of this survey. Please be assured that your individual responses are anonymous and will only be reported in aggregate form. </w:t>
      </w:r>
    </w:p>
    <w:p w14:paraId="22B644DE" w14:textId="35EE2154" w:rsidR="00CB5BD2" w:rsidRDefault="00CB5BD2" w:rsidP="00E95259">
      <w:pPr>
        <w:pStyle w:val="ListParagraph"/>
        <w:spacing w:line="240" w:lineRule="auto"/>
        <w:rPr>
          <w:rFonts w:ascii="Calibri" w:hAnsi="Calibri"/>
          <w:sz w:val="24"/>
          <w:szCs w:val="24"/>
        </w:rPr>
      </w:pPr>
    </w:p>
    <w:p w14:paraId="7A8C438C" w14:textId="2CDF82E0" w:rsidR="005F1BA2" w:rsidRPr="00FB19D4" w:rsidRDefault="005F1BA2" w:rsidP="00037561">
      <w:pPr>
        <w:pStyle w:val="ListParagraph"/>
        <w:numPr>
          <w:ilvl w:val="0"/>
          <w:numId w:val="6"/>
        </w:numPr>
        <w:spacing w:after="0" w:line="240" w:lineRule="auto"/>
        <w:rPr>
          <w:rFonts w:cstheme="minorHAnsi"/>
          <w:sz w:val="21"/>
          <w:szCs w:val="21"/>
        </w:rPr>
      </w:pPr>
      <w:r w:rsidRPr="00FB19D4">
        <w:rPr>
          <w:rFonts w:cstheme="minorHAnsi"/>
          <w:sz w:val="21"/>
          <w:szCs w:val="21"/>
        </w:rPr>
        <w:t>Which of the following categories best captures your total gross</w:t>
      </w:r>
      <w:r w:rsidR="00980FAC">
        <w:rPr>
          <w:rFonts w:cstheme="minorHAnsi"/>
          <w:sz w:val="21"/>
          <w:szCs w:val="21"/>
        </w:rPr>
        <w:t xml:space="preserve"> business </w:t>
      </w:r>
      <w:r w:rsidRPr="00FB19D4">
        <w:rPr>
          <w:rFonts w:cstheme="minorHAnsi"/>
          <w:sz w:val="21"/>
          <w:szCs w:val="21"/>
        </w:rPr>
        <w:t xml:space="preserve">revenue </w:t>
      </w:r>
      <w:r w:rsidR="00B97255" w:rsidRPr="00FB19D4">
        <w:rPr>
          <w:rFonts w:cstheme="minorHAnsi"/>
          <w:sz w:val="21"/>
          <w:szCs w:val="21"/>
        </w:rPr>
        <w:t xml:space="preserve">from </w:t>
      </w:r>
      <w:r w:rsidR="00FF4A5C">
        <w:rPr>
          <w:rFonts w:cstheme="minorHAnsi"/>
          <w:sz w:val="21"/>
          <w:szCs w:val="21"/>
        </w:rPr>
        <w:t>2019</w:t>
      </w:r>
      <w:r w:rsidRPr="00FB19D4">
        <w:rPr>
          <w:rFonts w:cstheme="minorHAnsi"/>
          <w:sz w:val="21"/>
          <w:szCs w:val="21"/>
        </w:rPr>
        <w:t>?</w:t>
      </w:r>
    </w:p>
    <w:p w14:paraId="72085548" w14:textId="77777777" w:rsidR="005F1BA2" w:rsidRPr="00FB19D4" w:rsidRDefault="005F1BA2" w:rsidP="00F84DC2">
      <w:pPr>
        <w:pStyle w:val="ListParagraph"/>
        <w:numPr>
          <w:ilvl w:val="0"/>
          <w:numId w:val="12"/>
        </w:numPr>
        <w:spacing w:after="0" w:line="240" w:lineRule="auto"/>
        <w:contextualSpacing w:val="0"/>
        <w:rPr>
          <w:rFonts w:cstheme="minorHAnsi"/>
          <w:sz w:val="21"/>
          <w:szCs w:val="21"/>
        </w:rPr>
      </w:pPr>
      <w:r w:rsidRPr="00FB19D4">
        <w:rPr>
          <w:rFonts w:cstheme="minorHAnsi"/>
          <w:sz w:val="21"/>
          <w:szCs w:val="21"/>
        </w:rPr>
        <w:t>Less than $100,000</w:t>
      </w:r>
    </w:p>
    <w:p w14:paraId="44BC9C13" w14:textId="77777777" w:rsidR="005F1BA2" w:rsidRPr="00FB19D4" w:rsidRDefault="005F1BA2" w:rsidP="00F84DC2">
      <w:pPr>
        <w:pStyle w:val="ListParagraph"/>
        <w:numPr>
          <w:ilvl w:val="0"/>
          <w:numId w:val="12"/>
        </w:numPr>
        <w:spacing w:after="0" w:line="240" w:lineRule="auto"/>
        <w:contextualSpacing w:val="0"/>
        <w:rPr>
          <w:rFonts w:cstheme="minorHAnsi"/>
          <w:sz w:val="21"/>
          <w:szCs w:val="21"/>
        </w:rPr>
      </w:pPr>
      <w:r w:rsidRPr="00FB19D4">
        <w:rPr>
          <w:rFonts w:cstheme="minorHAnsi"/>
          <w:sz w:val="21"/>
          <w:szCs w:val="21"/>
        </w:rPr>
        <w:t>$100,000 to $249,999</w:t>
      </w:r>
    </w:p>
    <w:p w14:paraId="12BC548E" w14:textId="77777777" w:rsidR="005F1BA2" w:rsidRPr="00FB19D4" w:rsidRDefault="005F1BA2" w:rsidP="00F84DC2">
      <w:pPr>
        <w:pStyle w:val="ListParagraph"/>
        <w:numPr>
          <w:ilvl w:val="0"/>
          <w:numId w:val="12"/>
        </w:numPr>
        <w:spacing w:after="0" w:line="240" w:lineRule="auto"/>
        <w:contextualSpacing w:val="0"/>
        <w:rPr>
          <w:rFonts w:cstheme="minorHAnsi"/>
          <w:sz w:val="21"/>
          <w:szCs w:val="21"/>
        </w:rPr>
      </w:pPr>
      <w:r w:rsidRPr="00FB19D4">
        <w:rPr>
          <w:rFonts w:cstheme="minorHAnsi"/>
          <w:sz w:val="21"/>
          <w:szCs w:val="21"/>
        </w:rPr>
        <w:t>$250,000 to $499,999</w:t>
      </w:r>
    </w:p>
    <w:p w14:paraId="5E048248" w14:textId="77777777" w:rsidR="005F1BA2" w:rsidRPr="00FB19D4" w:rsidRDefault="005F1BA2" w:rsidP="00F84DC2">
      <w:pPr>
        <w:pStyle w:val="ListParagraph"/>
        <w:numPr>
          <w:ilvl w:val="0"/>
          <w:numId w:val="12"/>
        </w:numPr>
        <w:spacing w:after="0" w:line="240" w:lineRule="auto"/>
        <w:contextualSpacing w:val="0"/>
        <w:rPr>
          <w:rFonts w:cstheme="minorHAnsi"/>
          <w:sz w:val="21"/>
          <w:szCs w:val="21"/>
        </w:rPr>
      </w:pPr>
      <w:r w:rsidRPr="00FB19D4">
        <w:rPr>
          <w:rFonts w:cstheme="minorHAnsi"/>
          <w:sz w:val="21"/>
          <w:szCs w:val="21"/>
        </w:rPr>
        <w:t>$500,000 to $999,999</w:t>
      </w:r>
    </w:p>
    <w:p w14:paraId="6E06F4EC" w14:textId="77777777" w:rsidR="005F1BA2" w:rsidRPr="00FB19D4" w:rsidRDefault="005F1BA2" w:rsidP="00F84DC2">
      <w:pPr>
        <w:pStyle w:val="ListParagraph"/>
        <w:numPr>
          <w:ilvl w:val="0"/>
          <w:numId w:val="12"/>
        </w:numPr>
        <w:spacing w:after="0" w:line="240" w:lineRule="auto"/>
        <w:contextualSpacing w:val="0"/>
        <w:rPr>
          <w:rFonts w:cstheme="minorHAnsi"/>
          <w:sz w:val="21"/>
          <w:szCs w:val="21"/>
        </w:rPr>
      </w:pPr>
      <w:r w:rsidRPr="00FB19D4">
        <w:rPr>
          <w:rFonts w:cstheme="minorHAnsi"/>
          <w:sz w:val="21"/>
          <w:szCs w:val="21"/>
        </w:rPr>
        <w:t>$1,000,000 to $1,499,999</w:t>
      </w:r>
    </w:p>
    <w:p w14:paraId="1BEEE9BD" w14:textId="77777777" w:rsidR="005F1BA2" w:rsidRPr="00FB19D4" w:rsidRDefault="005F1BA2" w:rsidP="00F84DC2">
      <w:pPr>
        <w:pStyle w:val="ListParagraph"/>
        <w:numPr>
          <w:ilvl w:val="0"/>
          <w:numId w:val="12"/>
        </w:numPr>
        <w:spacing w:after="0" w:line="240" w:lineRule="auto"/>
        <w:contextualSpacing w:val="0"/>
        <w:rPr>
          <w:rFonts w:cstheme="minorHAnsi"/>
          <w:sz w:val="21"/>
          <w:szCs w:val="21"/>
        </w:rPr>
      </w:pPr>
      <w:r w:rsidRPr="00FB19D4">
        <w:rPr>
          <w:rFonts w:cstheme="minorHAnsi"/>
          <w:sz w:val="21"/>
          <w:szCs w:val="21"/>
        </w:rPr>
        <w:t>$1,500,000 to $1,999,999</w:t>
      </w:r>
    </w:p>
    <w:p w14:paraId="3789AFA2" w14:textId="77777777" w:rsidR="005F1BA2" w:rsidRPr="00FB19D4" w:rsidRDefault="005F1BA2" w:rsidP="00F84DC2">
      <w:pPr>
        <w:pStyle w:val="ListParagraph"/>
        <w:numPr>
          <w:ilvl w:val="0"/>
          <w:numId w:val="12"/>
        </w:numPr>
        <w:spacing w:after="0" w:line="240" w:lineRule="auto"/>
        <w:contextualSpacing w:val="0"/>
        <w:rPr>
          <w:rFonts w:cstheme="minorHAnsi"/>
          <w:sz w:val="21"/>
          <w:szCs w:val="21"/>
        </w:rPr>
      </w:pPr>
      <w:r w:rsidRPr="00FB19D4">
        <w:rPr>
          <w:rFonts w:cstheme="minorHAnsi"/>
          <w:sz w:val="21"/>
          <w:szCs w:val="21"/>
        </w:rPr>
        <w:t>$2,000,000 to $2,999,999</w:t>
      </w:r>
    </w:p>
    <w:p w14:paraId="3823A7A1" w14:textId="77777777" w:rsidR="005F1BA2" w:rsidRPr="00FB19D4" w:rsidRDefault="005F1BA2" w:rsidP="00F84DC2">
      <w:pPr>
        <w:pStyle w:val="ListParagraph"/>
        <w:numPr>
          <w:ilvl w:val="0"/>
          <w:numId w:val="12"/>
        </w:numPr>
        <w:spacing w:after="0" w:line="240" w:lineRule="auto"/>
        <w:contextualSpacing w:val="0"/>
        <w:rPr>
          <w:rFonts w:cstheme="minorHAnsi"/>
          <w:sz w:val="21"/>
          <w:szCs w:val="21"/>
        </w:rPr>
      </w:pPr>
      <w:r w:rsidRPr="00FB19D4">
        <w:rPr>
          <w:rFonts w:cstheme="minorHAnsi"/>
          <w:sz w:val="21"/>
          <w:szCs w:val="21"/>
        </w:rPr>
        <w:t>$3,000,000 to $4,999,999</w:t>
      </w:r>
    </w:p>
    <w:p w14:paraId="4AE293CB" w14:textId="77777777" w:rsidR="005F1BA2" w:rsidRPr="00FB19D4" w:rsidRDefault="005F1BA2" w:rsidP="00F84DC2">
      <w:pPr>
        <w:pStyle w:val="ListParagraph"/>
        <w:numPr>
          <w:ilvl w:val="0"/>
          <w:numId w:val="12"/>
        </w:numPr>
        <w:spacing w:after="0" w:line="240" w:lineRule="auto"/>
        <w:contextualSpacing w:val="0"/>
        <w:rPr>
          <w:rFonts w:cstheme="minorHAnsi"/>
          <w:sz w:val="21"/>
          <w:szCs w:val="21"/>
        </w:rPr>
      </w:pPr>
      <w:r w:rsidRPr="00FB19D4">
        <w:rPr>
          <w:rFonts w:cstheme="minorHAnsi"/>
          <w:sz w:val="21"/>
          <w:szCs w:val="21"/>
        </w:rPr>
        <w:t>$5,000,000 or more</w:t>
      </w:r>
    </w:p>
    <w:p w14:paraId="714CB772" w14:textId="77777777" w:rsidR="005F1BA2" w:rsidRPr="00FB19D4" w:rsidRDefault="005F1BA2" w:rsidP="00F84DC2">
      <w:pPr>
        <w:pStyle w:val="ListParagraph"/>
        <w:numPr>
          <w:ilvl w:val="0"/>
          <w:numId w:val="12"/>
        </w:numPr>
        <w:spacing w:after="0" w:line="240" w:lineRule="auto"/>
        <w:contextualSpacing w:val="0"/>
        <w:rPr>
          <w:rFonts w:cstheme="minorHAnsi"/>
          <w:sz w:val="21"/>
          <w:szCs w:val="21"/>
        </w:rPr>
      </w:pPr>
      <w:r w:rsidRPr="00FB19D4">
        <w:rPr>
          <w:rFonts w:cstheme="minorHAnsi"/>
          <w:sz w:val="21"/>
          <w:szCs w:val="21"/>
        </w:rPr>
        <w:t xml:space="preserve">Not sure or do not track </w:t>
      </w:r>
    </w:p>
    <w:p w14:paraId="2726956A" w14:textId="77777777" w:rsidR="005F1BA2" w:rsidRPr="00FB19D4" w:rsidRDefault="005F1BA2" w:rsidP="00F84DC2">
      <w:pPr>
        <w:pStyle w:val="ListParagraph"/>
        <w:numPr>
          <w:ilvl w:val="0"/>
          <w:numId w:val="12"/>
        </w:numPr>
        <w:spacing w:after="0" w:line="240" w:lineRule="auto"/>
        <w:contextualSpacing w:val="0"/>
        <w:rPr>
          <w:rFonts w:cstheme="minorHAnsi"/>
          <w:sz w:val="21"/>
          <w:szCs w:val="21"/>
        </w:rPr>
      </w:pPr>
      <w:r w:rsidRPr="00FB19D4">
        <w:rPr>
          <w:rFonts w:cstheme="minorHAnsi"/>
          <w:sz w:val="21"/>
          <w:szCs w:val="21"/>
        </w:rPr>
        <w:t>Prefer not to respond</w:t>
      </w:r>
    </w:p>
    <w:p w14:paraId="2F0F5713" w14:textId="77777777" w:rsidR="005F1BA2" w:rsidRPr="00FB19D4" w:rsidRDefault="005F1BA2" w:rsidP="00E95259">
      <w:pPr>
        <w:pStyle w:val="ListParagraph"/>
        <w:spacing w:line="240" w:lineRule="auto"/>
        <w:rPr>
          <w:rFonts w:ascii="Calibri" w:hAnsi="Calibri"/>
          <w:sz w:val="24"/>
          <w:szCs w:val="24"/>
        </w:rPr>
      </w:pPr>
    </w:p>
    <w:p w14:paraId="3A2B4878" w14:textId="77777777" w:rsidR="0033098F" w:rsidRPr="00FB19D4" w:rsidRDefault="0033098F" w:rsidP="00037561">
      <w:pPr>
        <w:pStyle w:val="ListParagraph"/>
        <w:numPr>
          <w:ilvl w:val="0"/>
          <w:numId w:val="6"/>
        </w:numPr>
        <w:spacing w:after="0" w:line="240" w:lineRule="auto"/>
        <w:rPr>
          <w:rFonts w:cstheme="minorHAnsi"/>
          <w:sz w:val="21"/>
          <w:szCs w:val="21"/>
        </w:rPr>
      </w:pPr>
      <w:r w:rsidRPr="00FB19D4">
        <w:rPr>
          <w:rFonts w:cstheme="minorHAnsi"/>
          <w:sz w:val="21"/>
          <w:szCs w:val="21"/>
        </w:rPr>
        <w:t>In what year were you born?</w:t>
      </w:r>
    </w:p>
    <w:p w14:paraId="2987ECBA" w14:textId="77777777" w:rsidR="0033098F" w:rsidRPr="00FB19D4" w:rsidRDefault="0033098F" w:rsidP="00E95259">
      <w:pPr>
        <w:spacing w:after="0" w:line="240" w:lineRule="auto"/>
        <w:ind w:firstLine="720"/>
        <w:rPr>
          <w:rFonts w:cstheme="minorHAnsi"/>
          <w:sz w:val="21"/>
          <w:szCs w:val="21"/>
          <w:lang w:val="en-US"/>
        </w:rPr>
      </w:pPr>
      <w:r w:rsidRPr="00FB19D4">
        <w:rPr>
          <w:rFonts w:cstheme="minorHAnsi"/>
          <w:sz w:val="21"/>
          <w:szCs w:val="21"/>
          <w:lang w:val="en-US"/>
        </w:rPr>
        <w:t>____________________</w:t>
      </w:r>
    </w:p>
    <w:p w14:paraId="09303E69" w14:textId="49C52849" w:rsidR="0033098F" w:rsidRPr="00FB19D4" w:rsidRDefault="0033098F" w:rsidP="00F84DC2">
      <w:pPr>
        <w:numPr>
          <w:ilvl w:val="0"/>
          <w:numId w:val="16"/>
        </w:numPr>
        <w:tabs>
          <w:tab w:val="num" w:pos="1134"/>
          <w:tab w:val="num" w:pos="1695"/>
        </w:tabs>
        <w:spacing w:after="0" w:line="240" w:lineRule="auto"/>
        <w:rPr>
          <w:rFonts w:asciiTheme="minorHAnsi" w:hAnsiTheme="minorHAnsi" w:cstheme="minorHAnsi"/>
          <w:sz w:val="21"/>
          <w:szCs w:val="21"/>
        </w:rPr>
      </w:pPr>
      <w:r w:rsidRPr="00FB19D4">
        <w:rPr>
          <w:rFonts w:asciiTheme="minorHAnsi" w:hAnsiTheme="minorHAnsi" w:cstheme="minorHAnsi"/>
          <w:sz w:val="21"/>
          <w:szCs w:val="21"/>
          <w:lang w:val="en-US"/>
        </w:rPr>
        <w:t xml:space="preserve">Prefer not to respond </w:t>
      </w:r>
    </w:p>
    <w:p w14:paraId="1AD7098E" w14:textId="22EC7996" w:rsidR="0033098F" w:rsidRDefault="0033098F" w:rsidP="00E95259">
      <w:pPr>
        <w:spacing w:after="0" w:line="240" w:lineRule="auto"/>
        <w:rPr>
          <w:rFonts w:cstheme="minorHAnsi"/>
          <w:sz w:val="21"/>
          <w:szCs w:val="21"/>
        </w:rPr>
      </w:pPr>
    </w:p>
    <w:p w14:paraId="46964408" w14:textId="77777777" w:rsidR="0033098F" w:rsidRPr="00FB19D4" w:rsidRDefault="0033098F" w:rsidP="00037561">
      <w:pPr>
        <w:pStyle w:val="ListParagraph"/>
        <w:numPr>
          <w:ilvl w:val="0"/>
          <w:numId w:val="6"/>
        </w:numPr>
        <w:spacing w:after="0" w:line="240" w:lineRule="auto"/>
        <w:rPr>
          <w:rFonts w:cstheme="minorHAnsi"/>
          <w:sz w:val="21"/>
          <w:szCs w:val="21"/>
        </w:rPr>
      </w:pPr>
      <w:r w:rsidRPr="00FB19D4">
        <w:rPr>
          <w:rFonts w:cstheme="minorHAnsi"/>
          <w:sz w:val="21"/>
          <w:szCs w:val="21"/>
        </w:rPr>
        <w:t xml:space="preserve">Which of the following best describes your relationship status? </w:t>
      </w:r>
    </w:p>
    <w:p w14:paraId="0DBCD0A2" w14:textId="77777777" w:rsidR="0033098F" w:rsidRPr="00FB19D4" w:rsidRDefault="0033098F" w:rsidP="00F84DC2">
      <w:pPr>
        <w:pStyle w:val="ListParagraph"/>
        <w:numPr>
          <w:ilvl w:val="0"/>
          <w:numId w:val="13"/>
        </w:numPr>
        <w:spacing w:after="0" w:line="240" w:lineRule="auto"/>
        <w:rPr>
          <w:rFonts w:cstheme="minorHAnsi"/>
          <w:sz w:val="21"/>
          <w:szCs w:val="21"/>
        </w:rPr>
      </w:pPr>
      <w:r w:rsidRPr="00FB19D4">
        <w:rPr>
          <w:rFonts w:cstheme="minorHAnsi"/>
          <w:sz w:val="21"/>
          <w:szCs w:val="21"/>
        </w:rPr>
        <w:t>Married</w:t>
      </w:r>
    </w:p>
    <w:p w14:paraId="1F9C95A5" w14:textId="77777777" w:rsidR="0033098F" w:rsidRPr="00FB19D4" w:rsidRDefault="0033098F" w:rsidP="00F84DC2">
      <w:pPr>
        <w:pStyle w:val="ListParagraph"/>
        <w:numPr>
          <w:ilvl w:val="0"/>
          <w:numId w:val="13"/>
        </w:numPr>
        <w:spacing w:after="0" w:line="240" w:lineRule="auto"/>
        <w:rPr>
          <w:rFonts w:cstheme="minorHAnsi"/>
          <w:sz w:val="21"/>
          <w:szCs w:val="21"/>
        </w:rPr>
      </w:pPr>
      <w:r w:rsidRPr="00FB19D4">
        <w:rPr>
          <w:rFonts w:cstheme="minorHAnsi"/>
          <w:sz w:val="21"/>
          <w:szCs w:val="21"/>
        </w:rPr>
        <w:t>Co-habiting/common law</w:t>
      </w:r>
    </w:p>
    <w:p w14:paraId="552596A9" w14:textId="77777777" w:rsidR="0033098F" w:rsidRPr="00FB19D4" w:rsidRDefault="0033098F" w:rsidP="00F84DC2">
      <w:pPr>
        <w:pStyle w:val="ListParagraph"/>
        <w:numPr>
          <w:ilvl w:val="0"/>
          <w:numId w:val="13"/>
        </w:numPr>
        <w:spacing w:after="0" w:line="240" w:lineRule="auto"/>
        <w:rPr>
          <w:rFonts w:cstheme="minorHAnsi"/>
          <w:sz w:val="21"/>
          <w:szCs w:val="21"/>
        </w:rPr>
      </w:pPr>
      <w:r w:rsidRPr="00FB19D4">
        <w:rPr>
          <w:rFonts w:cstheme="minorHAnsi"/>
          <w:sz w:val="21"/>
          <w:szCs w:val="21"/>
        </w:rPr>
        <w:t xml:space="preserve">Single, never married </w:t>
      </w:r>
    </w:p>
    <w:p w14:paraId="1E11A252" w14:textId="77777777" w:rsidR="0033098F" w:rsidRPr="00FB19D4" w:rsidRDefault="0033098F" w:rsidP="00F84DC2">
      <w:pPr>
        <w:pStyle w:val="ListParagraph"/>
        <w:numPr>
          <w:ilvl w:val="0"/>
          <w:numId w:val="13"/>
        </w:numPr>
        <w:spacing w:after="0" w:line="240" w:lineRule="auto"/>
        <w:rPr>
          <w:rFonts w:cstheme="minorHAnsi"/>
          <w:sz w:val="21"/>
          <w:szCs w:val="21"/>
        </w:rPr>
      </w:pPr>
      <w:r w:rsidRPr="00FB19D4">
        <w:rPr>
          <w:rFonts w:cstheme="minorHAnsi"/>
          <w:sz w:val="21"/>
          <w:szCs w:val="21"/>
        </w:rPr>
        <w:t xml:space="preserve">Divorced / Separated </w:t>
      </w:r>
    </w:p>
    <w:p w14:paraId="258CDDDC" w14:textId="77777777" w:rsidR="0033098F" w:rsidRPr="00FB19D4" w:rsidRDefault="0033098F" w:rsidP="00F84DC2">
      <w:pPr>
        <w:pStyle w:val="ListParagraph"/>
        <w:numPr>
          <w:ilvl w:val="0"/>
          <w:numId w:val="13"/>
        </w:numPr>
        <w:spacing w:after="0" w:line="240" w:lineRule="auto"/>
        <w:rPr>
          <w:rFonts w:cstheme="minorHAnsi"/>
          <w:sz w:val="21"/>
          <w:szCs w:val="21"/>
        </w:rPr>
      </w:pPr>
      <w:r w:rsidRPr="00FB19D4">
        <w:rPr>
          <w:rFonts w:cstheme="minorHAnsi"/>
          <w:sz w:val="21"/>
          <w:szCs w:val="21"/>
        </w:rPr>
        <w:t xml:space="preserve">Widowed </w:t>
      </w:r>
    </w:p>
    <w:p w14:paraId="282811FF" w14:textId="77777777" w:rsidR="0033098F" w:rsidRPr="00FB19D4" w:rsidRDefault="0033098F" w:rsidP="00F84DC2">
      <w:pPr>
        <w:pStyle w:val="ListParagraph"/>
        <w:numPr>
          <w:ilvl w:val="0"/>
          <w:numId w:val="13"/>
        </w:numPr>
        <w:spacing w:after="0" w:line="240" w:lineRule="auto"/>
        <w:rPr>
          <w:rFonts w:cstheme="minorHAnsi"/>
          <w:sz w:val="21"/>
          <w:szCs w:val="21"/>
        </w:rPr>
      </w:pPr>
      <w:r w:rsidRPr="00FB19D4">
        <w:rPr>
          <w:rFonts w:cstheme="minorHAnsi"/>
          <w:sz w:val="21"/>
          <w:szCs w:val="21"/>
        </w:rPr>
        <w:t>Prefer not to respond</w:t>
      </w:r>
    </w:p>
    <w:p w14:paraId="088A211D" w14:textId="77777777" w:rsidR="00E42824" w:rsidRPr="00FB19D4" w:rsidRDefault="00E42824" w:rsidP="00E95259">
      <w:pPr>
        <w:spacing w:after="0" w:line="240" w:lineRule="auto"/>
        <w:rPr>
          <w:rFonts w:cstheme="minorHAnsi"/>
          <w:sz w:val="21"/>
          <w:szCs w:val="21"/>
        </w:rPr>
      </w:pPr>
    </w:p>
    <w:p w14:paraId="194D5705" w14:textId="52576C1C" w:rsidR="00B97255" w:rsidRPr="00FB19D4" w:rsidRDefault="00B97255" w:rsidP="00037561">
      <w:pPr>
        <w:pStyle w:val="ListParagraph"/>
        <w:numPr>
          <w:ilvl w:val="0"/>
          <w:numId w:val="6"/>
        </w:numPr>
        <w:spacing w:after="0" w:line="240" w:lineRule="auto"/>
        <w:rPr>
          <w:rFonts w:cstheme="minorHAnsi"/>
          <w:sz w:val="21"/>
          <w:szCs w:val="21"/>
        </w:rPr>
      </w:pPr>
      <w:r w:rsidRPr="00FB19D4">
        <w:rPr>
          <w:rFonts w:cstheme="minorHAnsi"/>
          <w:sz w:val="21"/>
          <w:szCs w:val="21"/>
        </w:rPr>
        <w:t xml:space="preserve">What was the combined </w:t>
      </w:r>
      <w:r w:rsidR="00FF4A5C">
        <w:rPr>
          <w:rFonts w:cstheme="minorHAnsi"/>
          <w:sz w:val="21"/>
          <w:szCs w:val="21"/>
        </w:rPr>
        <w:t>2019</w:t>
      </w:r>
      <w:r w:rsidR="00FF4A5C" w:rsidRPr="00FB19D4">
        <w:rPr>
          <w:rFonts w:cstheme="minorHAnsi"/>
          <w:sz w:val="21"/>
          <w:szCs w:val="21"/>
        </w:rPr>
        <w:t xml:space="preserve"> </w:t>
      </w:r>
      <w:r w:rsidRPr="00FB19D4">
        <w:rPr>
          <w:rFonts w:cstheme="minorHAnsi"/>
          <w:sz w:val="21"/>
          <w:szCs w:val="21"/>
        </w:rPr>
        <w:t>income for all members of your household before taxes?</w:t>
      </w:r>
    </w:p>
    <w:p w14:paraId="471022F9" w14:textId="77777777" w:rsidR="00B97255" w:rsidRPr="00FB19D4" w:rsidRDefault="00B97255" w:rsidP="00F84DC2">
      <w:pPr>
        <w:pStyle w:val="ListParagraph"/>
        <w:numPr>
          <w:ilvl w:val="0"/>
          <w:numId w:val="18"/>
        </w:numPr>
        <w:spacing w:after="0" w:line="240" w:lineRule="auto"/>
        <w:rPr>
          <w:rFonts w:cstheme="minorHAnsi"/>
          <w:sz w:val="21"/>
          <w:szCs w:val="21"/>
        </w:rPr>
      </w:pPr>
      <w:r w:rsidRPr="00FB19D4">
        <w:rPr>
          <w:rFonts w:cstheme="minorHAnsi"/>
          <w:sz w:val="21"/>
          <w:szCs w:val="21"/>
        </w:rPr>
        <w:t>Less than $40,000</w:t>
      </w:r>
    </w:p>
    <w:p w14:paraId="511A8139" w14:textId="77777777" w:rsidR="00B97255" w:rsidRPr="00FB19D4" w:rsidRDefault="00B97255" w:rsidP="00F84DC2">
      <w:pPr>
        <w:pStyle w:val="ListParagraph"/>
        <w:numPr>
          <w:ilvl w:val="0"/>
          <w:numId w:val="18"/>
        </w:numPr>
        <w:spacing w:after="0" w:line="240" w:lineRule="auto"/>
        <w:rPr>
          <w:rFonts w:cstheme="minorHAnsi"/>
          <w:sz w:val="21"/>
          <w:szCs w:val="21"/>
        </w:rPr>
      </w:pPr>
      <w:r w:rsidRPr="00FB19D4">
        <w:rPr>
          <w:rFonts w:cstheme="minorHAnsi"/>
          <w:sz w:val="21"/>
          <w:szCs w:val="21"/>
        </w:rPr>
        <w:t xml:space="preserve">$40,000-$59,999 </w:t>
      </w:r>
    </w:p>
    <w:p w14:paraId="00DC4E96" w14:textId="77777777" w:rsidR="00B97255" w:rsidRPr="00FB19D4" w:rsidRDefault="00B97255" w:rsidP="00F84DC2">
      <w:pPr>
        <w:pStyle w:val="ListParagraph"/>
        <w:numPr>
          <w:ilvl w:val="0"/>
          <w:numId w:val="18"/>
        </w:numPr>
        <w:spacing w:after="0" w:line="240" w:lineRule="auto"/>
        <w:rPr>
          <w:rFonts w:cstheme="minorHAnsi"/>
          <w:color w:val="000000"/>
          <w:sz w:val="21"/>
          <w:szCs w:val="21"/>
        </w:rPr>
      </w:pPr>
      <w:r w:rsidRPr="00FB19D4">
        <w:rPr>
          <w:rFonts w:cstheme="minorHAnsi"/>
          <w:color w:val="000000"/>
          <w:sz w:val="21"/>
          <w:szCs w:val="21"/>
        </w:rPr>
        <w:t>$60,000-$79,999</w:t>
      </w:r>
    </w:p>
    <w:p w14:paraId="1EBF9308" w14:textId="77777777" w:rsidR="00B97255" w:rsidRPr="00FB19D4" w:rsidRDefault="00B97255" w:rsidP="00F84DC2">
      <w:pPr>
        <w:pStyle w:val="ListParagraph"/>
        <w:numPr>
          <w:ilvl w:val="0"/>
          <w:numId w:val="18"/>
        </w:numPr>
        <w:spacing w:after="0" w:line="240" w:lineRule="auto"/>
        <w:rPr>
          <w:rFonts w:cstheme="minorHAnsi"/>
          <w:color w:val="000000"/>
          <w:sz w:val="21"/>
          <w:szCs w:val="21"/>
        </w:rPr>
      </w:pPr>
      <w:r w:rsidRPr="00FB19D4">
        <w:rPr>
          <w:rFonts w:cstheme="minorHAnsi"/>
          <w:color w:val="000000"/>
          <w:sz w:val="21"/>
          <w:szCs w:val="21"/>
        </w:rPr>
        <w:t>$80,000 -$99,999</w:t>
      </w:r>
    </w:p>
    <w:p w14:paraId="367858C6" w14:textId="77777777" w:rsidR="00B97255" w:rsidRPr="00FB19D4" w:rsidRDefault="00B97255" w:rsidP="00F84DC2">
      <w:pPr>
        <w:pStyle w:val="ListParagraph"/>
        <w:numPr>
          <w:ilvl w:val="0"/>
          <w:numId w:val="18"/>
        </w:numPr>
        <w:spacing w:after="0" w:line="240" w:lineRule="auto"/>
        <w:rPr>
          <w:rFonts w:cstheme="minorHAnsi"/>
          <w:color w:val="000000"/>
          <w:sz w:val="21"/>
          <w:szCs w:val="21"/>
        </w:rPr>
      </w:pPr>
      <w:r w:rsidRPr="00FB19D4">
        <w:rPr>
          <w:rFonts w:cstheme="minorHAnsi"/>
          <w:color w:val="000000"/>
          <w:sz w:val="21"/>
          <w:szCs w:val="21"/>
        </w:rPr>
        <w:t>$100,000-$149,999</w:t>
      </w:r>
    </w:p>
    <w:p w14:paraId="41F2721E" w14:textId="77777777" w:rsidR="00B97255" w:rsidRPr="00FB19D4" w:rsidRDefault="00B97255" w:rsidP="00F84DC2">
      <w:pPr>
        <w:pStyle w:val="ListParagraph"/>
        <w:numPr>
          <w:ilvl w:val="0"/>
          <w:numId w:val="18"/>
        </w:numPr>
        <w:spacing w:after="0" w:line="240" w:lineRule="auto"/>
        <w:rPr>
          <w:rFonts w:cstheme="minorHAnsi"/>
          <w:color w:val="000000"/>
          <w:sz w:val="21"/>
          <w:szCs w:val="21"/>
        </w:rPr>
      </w:pPr>
      <w:r w:rsidRPr="00FB19D4">
        <w:rPr>
          <w:rFonts w:cstheme="minorHAnsi"/>
          <w:color w:val="000000"/>
          <w:sz w:val="21"/>
          <w:szCs w:val="21"/>
        </w:rPr>
        <w:t>$150,000-$199,999</w:t>
      </w:r>
    </w:p>
    <w:p w14:paraId="0D10C450" w14:textId="77777777" w:rsidR="00B97255" w:rsidRPr="00FB19D4" w:rsidRDefault="00B97255" w:rsidP="00F84DC2">
      <w:pPr>
        <w:pStyle w:val="ListParagraph"/>
        <w:numPr>
          <w:ilvl w:val="0"/>
          <w:numId w:val="18"/>
        </w:numPr>
        <w:spacing w:after="0" w:line="240" w:lineRule="auto"/>
        <w:rPr>
          <w:rFonts w:cstheme="minorHAnsi"/>
          <w:color w:val="000000"/>
          <w:sz w:val="21"/>
          <w:szCs w:val="21"/>
        </w:rPr>
      </w:pPr>
      <w:r w:rsidRPr="00FB19D4">
        <w:rPr>
          <w:rFonts w:cstheme="minorHAnsi"/>
          <w:color w:val="000000"/>
          <w:sz w:val="21"/>
          <w:szCs w:val="21"/>
        </w:rPr>
        <w:t>$200,000-$249,999</w:t>
      </w:r>
    </w:p>
    <w:p w14:paraId="5747FB9D" w14:textId="77777777" w:rsidR="00B97255" w:rsidRPr="00FB19D4" w:rsidRDefault="00B97255" w:rsidP="00F84DC2">
      <w:pPr>
        <w:pStyle w:val="ListParagraph"/>
        <w:numPr>
          <w:ilvl w:val="0"/>
          <w:numId w:val="18"/>
        </w:numPr>
        <w:spacing w:after="0" w:line="240" w:lineRule="auto"/>
        <w:rPr>
          <w:rFonts w:cstheme="minorHAnsi"/>
          <w:sz w:val="21"/>
          <w:szCs w:val="21"/>
        </w:rPr>
      </w:pPr>
      <w:r w:rsidRPr="00FB19D4">
        <w:rPr>
          <w:rFonts w:cstheme="minorHAnsi"/>
          <w:color w:val="000000"/>
          <w:sz w:val="21"/>
          <w:szCs w:val="21"/>
        </w:rPr>
        <w:t>$250,000 or more</w:t>
      </w:r>
    </w:p>
    <w:p w14:paraId="7F8CABF8" w14:textId="77777777" w:rsidR="00B97255" w:rsidRPr="00FB19D4" w:rsidRDefault="00B97255" w:rsidP="00F84DC2">
      <w:pPr>
        <w:pStyle w:val="ListParagraph"/>
        <w:numPr>
          <w:ilvl w:val="0"/>
          <w:numId w:val="18"/>
        </w:numPr>
        <w:spacing w:after="0" w:line="240" w:lineRule="auto"/>
        <w:rPr>
          <w:rFonts w:cstheme="minorHAnsi"/>
          <w:sz w:val="21"/>
          <w:szCs w:val="21"/>
        </w:rPr>
      </w:pPr>
      <w:r w:rsidRPr="00FB19D4">
        <w:rPr>
          <w:rFonts w:cstheme="minorHAnsi"/>
          <w:sz w:val="21"/>
          <w:szCs w:val="21"/>
        </w:rPr>
        <w:t>Not sure</w:t>
      </w:r>
    </w:p>
    <w:p w14:paraId="52AE458D" w14:textId="77777777" w:rsidR="00B97255" w:rsidRPr="00FB19D4" w:rsidRDefault="00B97255" w:rsidP="00F84DC2">
      <w:pPr>
        <w:pStyle w:val="ListParagraph"/>
        <w:numPr>
          <w:ilvl w:val="0"/>
          <w:numId w:val="18"/>
        </w:numPr>
        <w:spacing w:after="0" w:line="240" w:lineRule="auto"/>
        <w:rPr>
          <w:rFonts w:cstheme="minorHAnsi"/>
          <w:sz w:val="21"/>
          <w:szCs w:val="21"/>
        </w:rPr>
      </w:pPr>
      <w:r w:rsidRPr="00FB19D4">
        <w:rPr>
          <w:rFonts w:cstheme="minorHAnsi"/>
          <w:sz w:val="21"/>
          <w:szCs w:val="21"/>
        </w:rPr>
        <w:t>Prefer not to respond</w:t>
      </w:r>
    </w:p>
    <w:p w14:paraId="398B75A8" w14:textId="77777777" w:rsidR="00CA1F80" w:rsidRPr="00FB19D4" w:rsidRDefault="00CA1F80" w:rsidP="00B97255">
      <w:pPr>
        <w:pStyle w:val="ListParagraph"/>
        <w:spacing w:after="0" w:line="240" w:lineRule="auto"/>
        <w:ind w:left="1080"/>
        <w:rPr>
          <w:rFonts w:cstheme="minorHAnsi"/>
          <w:sz w:val="21"/>
          <w:szCs w:val="21"/>
        </w:rPr>
      </w:pPr>
    </w:p>
    <w:p w14:paraId="0EBF66E3" w14:textId="77777777" w:rsidR="00B97255" w:rsidRPr="00FB19D4" w:rsidRDefault="00B97255" w:rsidP="00037561">
      <w:pPr>
        <w:pStyle w:val="ListParagraph"/>
        <w:numPr>
          <w:ilvl w:val="0"/>
          <w:numId w:val="6"/>
        </w:numPr>
        <w:spacing w:after="0" w:line="240" w:lineRule="auto"/>
        <w:rPr>
          <w:sz w:val="21"/>
          <w:szCs w:val="21"/>
        </w:rPr>
      </w:pPr>
      <w:r w:rsidRPr="00FB19D4">
        <w:rPr>
          <w:sz w:val="21"/>
          <w:szCs w:val="21"/>
        </w:rPr>
        <w:t xml:space="preserve">How many individuals in the household are contributing to your household income? </w:t>
      </w:r>
    </w:p>
    <w:p w14:paraId="677E1080" w14:textId="7D2B5DD6" w:rsidR="00B97255" w:rsidRPr="00FB19D4" w:rsidRDefault="00B97255" w:rsidP="00F84DC2">
      <w:pPr>
        <w:pStyle w:val="ListParagraph"/>
        <w:numPr>
          <w:ilvl w:val="0"/>
          <w:numId w:val="19"/>
        </w:numPr>
        <w:spacing w:after="0" w:line="240" w:lineRule="auto"/>
        <w:rPr>
          <w:sz w:val="21"/>
          <w:szCs w:val="21"/>
        </w:rPr>
      </w:pPr>
      <w:r w:rsidRPr="00FB19D4">
        <w:rPr>
          <w:sz w:val="21"/>
          <w:szCs w:val="21"/>
        </w:rPr>
        <w:t xml:space="preserve">One </w:t>
      </w:r>
      <w:r w:rsidR="00072C45" w:rsidRPr="00FB19D4">
        <w:rPr>
          <w:sz w:val="21"/>
          <w:szCs w:val="21"/>
        </w:rPr>
        <w:t xml:space="preserve">– just </w:t>
      </w:r>
      <w:r w:rsidR="00072C45">
        <w:rPr>
          <w:sz w:val="21"/>
          <w:szCs w:val="21"/>
        </w:rPr>
        <w:t>yourself</w:t>
      </w:r>
    </w:p>
    <w:p w14:paraId="6A4BDEB5" w14:textId="77777777" w:rsidR="00B97255" w:rsidRPr="00FB19D4" w:rsidRDefault="00B97255" w:rsidP="00F84DC2">
      <w:pPr>
        <w:pStyle w:val="ListParagraph"/>
        <w:numPr>
          <w:ilvl w:val="0"/>
          <w:numId w:val="19"/>
        </w:numPr>
        <w:spacing w:after="0" w:line="240" w:lineRule="auto"/>
        <w:rPr>
          <w:sz w:val="21"/>
          <w:szCs w:val="21"/>
        </w:rPr>
      </w:pPr>
      <w:r w:rsidRPr="00FB19D4">
        <w:rPr>
          <w:sz w:val="21"/>
          <w:szCs w:val="21"/>
        </w:rPr>
        <w:t>Two</w:t>
      </w:r>
    </w:p>
    <w:p w14:paraId="7BABA848" w14:textId="77777777" w:rsidR="00B97255" w:rsidRPr="00FB19D4" w:rsidRDefault="00B97255" w:rsidP="00F84DC2">
      <w:pPr>
        <w:pStyle w:val="ListParagraph"/>
        <w:numPr>
          <w:ilvl w:val="0"/>
          <w:numId w:val="19"/>
        </w:numPr>
        <w:spacing w:after="0" w:line="240" w:lineRule="auto"/>
        <w:rPr>
          <w:sz w:val="21"/>
          <w:szCs w:val="21"/>
        </w:rPr>
      </w:pPr>
      <w:r w:rsidRPr="00FB19D4">
        <w:rPr>
          <w:sz w:val="21"/>
          <w:szCs w:val="21"/>
        </w:rPr>
        <w:t>Three</w:t>
      </w:r>
    </w:p>
    <w:p w14:paraId="0363CCE5" w14:textId="77777777" w:rsidR="00B97255" w:rsidRPr="00FB19D4" w:rsidRDefault="00B97255" w:rsidP="00F84DC2">
      <w:pPr>
        <w:pStyle w:val="ListParagraph"/>
        <w:numPr>
          <w:ilvl w:val="0"/>
          <w:numId w:val="19"/>
        </w:numPr>
        <w:spacing w:after="0" w:line="240" w:lineRule="auto"/>
        <w:rPr>
          <w:sz w:val="21"/>
          <w:szCs w:val="21"/>
        </w:rPr>
      </w:pPr>
      <w:r w:rsidRPr="00FB19D4">
        <w:rPr>
          <w:sz w:val="21"/>
          <w:szCs w:val="21"/>
        </w:rPr>
        <w:t>Four or more</w:t>
      </w:r>
    </w:p>
    <w:p w14:paraId="26B80EB0" w14:textId="72776235" w:rsidR="00B97255" w:rsidRPr="00FB19D4" w:rsidRDefault="00B97255" w:rsidP="00F84DC2">
      <w:pPr>
        <w:pStyle w:val="ListParagraph"/>
        <w:numPr>
          <w:ilvl w:val="0"/>
          <w:numId w:val="19"/>
        </w:numPr>
        <w:spacing w:after="0" w:line="240" w:lineRule="auto"/>
        <w:rPr>
          <w:sz w:val="21"/>
          <w:szCs w:val="21"/>
        </w:rPr>
      </w:pPr>
      <w:r w:rsidRPr="00FB19D4">
        <w:rPr>
          <w:sz w:val="21"/>
          <w:szCs w:val="21"/>
        </w:rPr>
        <w:t>Prefer not to respond</w:t>
      </w:r>
    </w:p>
    <w:p w14:paraId="600FE46C" w14:textId="7EC6A68E" w:rsidR="006017D7" w:rsidRDefault="006017D7" w:rsidP="00B9559D">
      <w:pPr>
        <w:pStyle w:val="ListParagraph"/>
        <w:spacing w:after="0" w:line="240" w:lineRule="auto"/>
        <w:rPr>
          <w:sz w:val="21"/>
          <w:szCs w:val="21"/>
        </w:rPr>
      </w:pPr>
    </w:p>
    <w:p w14:paraId="44CDB019" w14:textId="5ACAF4E1" w:rsidR="0033098F" w:rsidRPr="00FB19D4" w:rsidRDefault="0033098F" w:rsidP="003E68C1">
      <w:pPr>
        <w:pStyle w:val="ListParagraph"/>
        <w:numPr>
          <w:ilvl w:val="0"/>
          <w:numId w:val="6"/>
        </w:numPr>
        <w:spacing w:after="0" w:line="240" w:lineRule="auto"/>
        <w:rPr>
          <w:rFonts w:cstheme="minorHAnsi"/>
          <w:sz w:val="21"/>
          <w:szCs w:val="21"/>
        </w:rPr>
      </w:pPr>
      <w:r w:rsidRPr="00FB19D4">
        <w:rPr>
          <w:rFonts w:cstheme="minorHAnsi"/>
          <w:sz w:val="21"/>
          <w:szCs w:val="21"/>
        </w:rPr>
        <w:t xml:space="preserve">Which of the following categories best describes the total value of your personal financial investments, such as stocks, bonds, savings, GICs, mutual funds, ETFs, RRSPs and TFSAs? </w:t>
      </w:r>
    </w:p>
    <w:p w14:paraId="21E9906B" w14:textId="6BBB4938" w:rsidR="0033098F" w:rsidRPr="00FB19D4" w:rsidRDefault="0033098F" w:rsidP="00E95259">
      <w:pPr>
        <w:pStyle w:val="ListParagraph"/>
        <w:spacing w:after="0" w:line="240" w:lineRule="auto"/>
        <w:ind w:left="360"/>
        <w:rPr>
          <w:rFonts w:cstheme="minorHAnsi"/>
          <w:sz w:val="21"/>
          <w:szCs w:val="21"/>
        </w:rPr>
      </w:pPr>
      <w:r w:rsidRPr="00FB19D4">
        <w:rPr>
          <w:rFonts w:cstheme="minorHAnsi"/>
          <w:b/>
          <w:sz w:val="21"/>
          <w:szCs w:val="21"/>
        </w:rPr>
        <w:t>[EXCLUDING THE VALUE OF ANY REAL ESTATE OR BUSINESS HOLDINGS]</w:t>
      </w:r>
    </w:p>
    <w:p w14:paraId="18560A7A" w14:textId="77777777" w:rsidR="0033098F" w:rsidRPr="00FB19D4" w:rsidRDefault="0033098F" w:rsidP="00F84DC2">
      <w:pPr>
        <w:pStyle w:val="ListParagraph"/>
        <w:numPr>
          <w:ilvl w:val="0"/>
          <w:numId w:val="17"/>
        </w:numPr>
        <w:spacing w:after="0" w:line="240" w:lineRule="auto"/>
        <w:rPr>
          <w:rFonts w:cstheme="minorHAnsi"/>
          <w:sz w:val="21"/>
          <w:szCs w:val="21"/>
        </w:rPr>
      </w:pPr>
      <w:r w:rsidRPr="00FB19D4">
        <w:rPr>
          <w:rFonts w:cstheme="minorHAnsi"/>
          <w:sz w:val="21"/>
          <w:szCs w:val="21"/>
        </w:rPr>
        <w:t>$0</w:t>
      </w:r>
    </w:p>
    <w:p w14:paraId="37DCA73D" w14:textId="77777777" w:rsidR="0033098F" w:rsidRPr="00FB19D4" w:rsidRDefault="0033098F" w:rsidP="00F84DC2">
      <w:pPr>
        <w:pStyle w:val="ListParagraph"/>
        <w:numPr>
          <w:ilvl w:val="0"/>
          <w:numId w:val="17"/>
        </w:numPr>
        <w:spacing w:after="0" w:line="240" w:lineRule="auto"/>
        <w:rPr>
          <w:rFonts w:cstheme="minorHAnsi"/>
          <w:sz w:val="21"/>
          <w:szCs w:val="21"/>
        </w:rPr>
      </w:pPr>
      <w:r w:rsidRPr="00FB19D4">
        <w:rPr>
          <w:rFonts w:cstheme="minorHAnsi"/>
          <w:sz w:val="21"/>
          <w:szCs w:val="21"/>
        </w:rPr>
        <w:t>$1 - $4,999</w:t>
      </w:r>
    </w:p>
    <w:p w14:paraId="27089C7D" w14:textId="77777777" w:rsidR="0033098F" w:rsidRPr="00FB19D4" w:rsidRDefault="0033098F" w:rsidP="00F84DC2">
      <w:pPr>
        <w:pStyle w:val="ListParagraph"/>
        <w:numPr>
          <w:ilvl w:val="0"/>
          <w:numId w:val="17"/>
        </w:numPr>
        <w:spacing w:after="0" w:line="240" w:lineRule="auto"/>
        <w:rPr>
          <w:rFonts w:cstheme="minorHAnsi"/>
          <w:sz w:val="21"/>
          <w:szCs w:val="21"/>
        </w:rPr>
      </w:pPr>
      <w:r w:rsidRPr="00FB19D4">
        <w:rPr>
          <w:rFonts w:cstheme="minorHAnsi"/>
          <w:sz w:val="21"/>
          <w:szCs w:val="21"/>
        </w:rPr>
        <w:t xml:space="preserve">$5,000 - $9,999 </w:t>
      </w:r>
    </w:p>
    <w:p w14:paraId="10682C46" w14:textId="77777777" w:rsidR="0033098F" w:rsidRPr="00FB19D4" w:rsidRDefault="0033098F" w:rsidP="00F84DC2">
      <w:pPr>
        <w:pStyle w:val="ListParagraph"/>
        <w:numPr>
          <w:ilvl w:val="0"/>
          <w:numId w:val="17"/>
        </w:numPr>
        <w:spacing w:after="0" w:line="240" w:lineRule="auto"/>
        <w:rPr>
          <w:rFonts w:cstheme="minorHAnsi"/>
          <w:sz w:val="21"/>
          <w:szCs w:val="21"/>
        </w:rPr>
      </w:pPr>
      <w:r w:rsidRPr="00FB19D4">
        <w:rPr>
          <w:rFonts w:cstheme="minorHAnsi"/>
          <w:sz w:val="21"/>
          <w:szCs w:val="21"/>
        </w:rPr>
        <w:t>$10,000 - $24,999</w:t>
      </w:r>
    </w:p>
    <w:p w14:paraId="07772A23" w14:textId="77777777" w:rsidR="0033098F" w:rsidRPr="00FB19D4" w:rsidRDefault="0033098F" w:rsidP="00F84DC2">
      <w:pPr>
        <w:pStyle w:val="ListParagraph"/>
        <w:numPr>
          <w:ilvl w:val="0"/>
          <w:numId w:val="17"/>
        </w:numPr>
        <w:spacing w:after="0" w:line="240" w:lineRule="auto"/>
        <w:rPr>
          <w:rFonts w:cstheme="minorHAnsi"/>
          <w:sz w:val="21"/>
          <w:szCs w:val="21"/>
        </w:rPr>
      </w:pPr>
      <w:r w:rsidRPr="00FB19D4">
        <w:rPr>
          <w:rFonts w:cstheme="minorHAnsi"/>
          <w:sz w:val="21"/>
          <w:szCs w:val="21"/>
        </w:rPr>
        <w:t>$25,000 - $49,999</w:t>
      </w:r>
    </w:p>
    <w:p w14:paraId="019836BE" w14:textId="77777777" w:rsidR="0033098F" w:rsidRPr="00FB19D4" w:rsidRDefault="0033098F" w:rsidP="00F84DC2">
      <w:pPr>
        <w:pStyle w:val="ListParagraph"/>
        <w:numPr>
          <w:ilvl w:val="0"/>
          <w:numId w:val="17"/>
        </w:numPr>
        <w:spacing w:after="0" w:line="240" w:lineRule="auto"/>
        <w:rPr>
          <w:rFonts w:cstheme="minorHAnsi"/>
          <w:sz w:val="21"/>
          <w:szCs w:val="21"/>
        </w:rPr>
      </w:pPr>
      <w:r w:rsidRPr="00FB19D4">
        <w:rPr>
          <w:rFonts w:cstheme="minorHAnsi"/>
          <w:sz w:val="21"/>
          <w:szCs w:val="21"/>
        </w:rPr>
        <w:t>$50,000 - $74,999</w:t>
      </w:r>
    </w:p>
    <w:p w14:paraId="4778C913" w14:textId="77777777" w:rsidR="0033098F" w:rsidRPr="00FB19D4" w:rsidRDefault="0033098F" w:rsidP="00F84DC2">
      <w:pPr>
        <w:pStyle w:val="ListParagraph"/>
        <w:numPr>
          <w:ilvl w:val="0"/>
          <w:numId w:val="17"/>
        </w:numPr>
        <w:spacing w:after="0" w:line="240" w:lineRule="auto"/>
        <w:rPr>
          <w:rFonts w:cstheme="minorHAnsi"/>
          <w:sz w:val="21"/>
          <w:szCs w:val="21"/>
        </w:rPr>
      </w:pPr>
      <w:r w:rsidRPr="00FB19D4">
        <w:rPr>
          <w:rFonts w:cstheme="minorHAnsi"/>
          <w:sz w:val="21"/>
          <w:szCs w:val="21"/>
        </w:rPr>
        <w:t xml:space="preserve">$75,000 - $99,999 </w:t>
      </w:r>
    </w:p>
    <w:p w14:paraId="7FC6C4A0" w14:textId="77777777" w:rsidR="0033098F" w:rsidRPr="00FB19D4" w:rsidRDefault="0033098F" w:rsidP="00F84DC2">
      <w:pPr>
        <w:pStyle w:val="ListParagraph"/>
        <w:numPr>
          <w:ilvl w:val="0"/>
          <w:numId w:val="17"/>
        </w:numPr>
        <w:spacing w:after="0" w:line="240" w:lineRule="auto"/>
        <w:rPr>
          <w:rFonts w:cstheme="minorHAnsi"/>
          <w:sz w:val="21"/>
          <w:szCs w:val="21"/>
        </w:rPr>
      </w:pPr>
      <w:r w:rsidRPr="00FB19D4">
        <w:rPr>
          <w:rFonts w:cstheme="minorHAnsi"/>
          <w:sz w:val="21"/>
          <w:szCs w:val="21"/>
        </w:rPr>
        <w:t xml:space="preserve">$100,000 - $149,999 </w:t>
      </w:r>
    </w:p>
    <w:p w14:paraId="07723AEB" w14:textId="77777777" w:rsidR="0033098F" w:rsidRPr="00FB19D4" w:rsidRDefault="0033098F" w:rsidP="00F84DC2">
      <w:pPr>
        <w:pStyle w:val="ListParagraph"/>
        <w:numPr>
          <w:ilvl w:val="0"/>
          <w:numId w:val="17"/>
        </w:numPr>
        <w:spacing w:after="0" w:line="240" w:lineRule="auto"/>
        <w:rPr>
          <w:rFonts w:cstheme="minorHAnsi"/>
          <w:sz w:val="21"/>
          <w:szCs w:val="21"/>
        </w:rPr>
      </w:pPr>
      <w:r w:rsidRPr="00FB19D4">
        <w:rPr>
          <w:rFonts w:cstheme="minorHAnsi"/>
          <w:sz w:val="21"/>
          <w:szCs w:val="21"/>
        </w:rPr>
        <w:t>$150,000 - $299,999</w:t>
      </w:r>
    </w:p>
    <w:p w14:paraId="444B0889" w14:textId="77777777" w:rsidR="0033098F" w:rsidRPr="00FB19D4" w:rsidRDefault="0033098F" w:rsidP="00F84DC2">
      <w:pPr>
        <w:pStyle w:val="ListParagraph"/>
        <w:numPr>
          <w:ilvl w:val="0"/>
          <w:numId w:val="17"/>
        </w:numPr>
        <w:spacing w:after="0" w:line="240" w:lineRule="auto"/>
        <w:rPr>
          <w:rFonts w:cstheme="minorHAnsi"/>
          <w:sz w:val="21"/>
          <w:szCs w:val="21"/>
        </w:rPr>
      </w:pPr>
      <w:r w:rsidRPr="00FB19D4">
        <w:rPr>
          <w:rFonts w:cstheme="minorHAnsi"/>
          <w:sz w:val="21"/>
          <w:szCs w:val="21"/>
        </w:rPr>
        <w:t>$300,000 - $499,999</w:t>
      </w:r>
    </w:p>
    <w:p w14:paraId="0D934E55" w14:textId="77777777" w:rsidR="0033098F" w:rsidRPr="00FB19D4" w:rsidRDefault="0033098F" w:rsidP="00F84DC2">
      <w:pPr>
        <w:pStyle w:val="ListParagraph"/>
        <w:numPr>
          <w:ilvl w:val="0"/>
          <w:numId w:val="17"/>
        </w:numPr>
        <w:spacing w:after="0" w:line="240" w:lineRule="auto"/>
        <w:rPr>
          <w:rFonts w:cstheme="minorHAnsi"/>
          <w:sz w:val="21"/>
          <w:szCs w:val="21"/>
        </w:rPr>
      </w:pPr>
      <w:r w:rsidRPr="00FB19D4">
        <w:rPr>
          <w:rFonts w:cstheme="minorHAnsi"/>
          <w:sz w:val="21"/>
          <w:szCs w:val="21"/>
        </w:rPr>
        <w:t>$500,000 - $749,999</w:t>
      </w:r>
    </w:p>
    <w:p w14:paraId="6730CF32" w14:textId="77777777" w:rsidR="0033098F" w:rsidRPr="00FB19D4" w:rsidRDefault="0033098F" w:rsidP="00F84DC2">
      <w:pPr>
        <w:pStyle w:val="ListParagraph"/>
        <w:numPr>
          <w:ilvl w:val="0"/>
          <w:numId w:val="17"/>
        </w:numPr>
        <w:spacing w:after="0" w:line="240" w:lineRule="auto"/>
        <w:rPr>
          <w:rFonts w:cstheme="minorHAnsi"/>
          <w:sz w:val="21"/>
          <w:szCs w:val="21"/>
        </w:rPr>
      </w:pPr>
      <w:r w:rsidRPr="00FB19D4">
        <w:rPr>
          <w:rFonts w:cstheme="minorHAnsi"/>
          <w:sz w:val="21"/>
          <w:szCs w:val="21"/>
        </w:rPr>
        <w:t>$750,000 - $999,999</w:t>
      </w:r>
    </w:p>
    <w:p w14:paraId="56899378" w14:textId="77777777" w:rsidR="0033098F" w:rsidRPr="00FB19D4" w:rsidRDefault="0033098F" w:rsidP="00F84DC2">
      <w:pPr>
        <w:pStyle w:val="ListParagraph"/>
        <w:numPr>
          <w:ilvl w:val="0"/>
          <w:numId w:val="17"/>
        </w:numPr>
        <w:spacing w:after="0" w:line="240" w:lineRule="auto"/>
        <w:rPr>
          <w:rFonts w:cstheme="minorHAnsi"/>
          <w:sz w:val="21"/>
          <w:szCs w:val="21"/>
        </w:rPr>
      </w:pPr>
      <w:r w:rsidRPr="00FB19D4">
        <w:rPr>
          <w:rFonts w:cstheme="minorHAnsi"/>
          <w:sz w:val="21"/>
          <w:szCs w:val="21"/>
        </w:rPr>
        <w:t>$1,000,000 - $1,999,999</w:t>
      </w:r>
    </w:p>
    <w:p w14:paraId="76EB486B" w14:textId="77777777" w:rsidR="0033098F" w:rsidRPr="00FB19D4" w:rsidRDefault="0033098F" w:rsidP="00F84DC2">
      <w:pPr>
        <w:pStyle w:val="ListParagraph"/>
        <w:numPr>
          <w:ilvl w:val="0"/>
          <w:numId w:val="17"/>
        </w:numPr>
        <w:spacing w:after="0" w:line="240" w:lineRule="auto"/>
        <w:rPr>
          <w:rFonts w:cstheme="minorHAnsi"/>
          <w:sz w:val="21"/>
          <w:szCs w:val="21"/>
        </w:rPr>
      </w:pPr>
      <w:r w:rsidRPr="00FB19D4">
        <w:rPr>
          <w:rFonts w:cstheme="minorHAnsi"/>
          <w:sz w:val="21"/>
          <w:szCs w:val="21"/>
        </w:rPr>
        <w:t>$2,000,000 - $2,999,999</w:t>
      </w:r>
    </w:p>
    <w:p w14:paraId="3B462B4E" w14:textId="77777777" w:rsidR="0033098F" w:rsidRPr="00FB19D4" w:rsidRDefault="0033098F" w:rsidP="00F84DC2">
      <w:pPr>
        <w:pStyle w:val="ListParagraph"/>
        <w:numPr>
          <w:ilvl w:val="0"/>
          <w:numId w:val="17"/>
        </w:numPr>
        <w:spacing w:after="0" w:line="240" w:lineRule="auto"/>
        <w:rPr>
          <w:rFonts w:cstheme="minorHAnsi"/>
          <w:sz w:val="21"/>
          <w:szCs w:val="21"/>
        </w:rPr>
      </w:pPr>
      <w:r w:rsidRPr="00FB19D4">
        <w:rPr>
          <w:rFonts w:cstheme="minorHAnsi"/>
          <w:sz w:val="21"/>
          <w:szCs w:val="21"/>
        </w:rPr>
        <w:t>$3,000,000 or more</w:t>
      </w:r>
    </w:p>
    <w:p w14:paraId="0DF821AF" w14:textId="77777777" w:rsidR="0033098F" w:rsidRPr="00FB19D4" w:rsidRDefault="0033098F" w:rsidP="00F84DC2">
      <w:pPr>
        <w:pStyle w:val="ListParagraph"/>
        <w:numPr>
          <w:ilvl w:val="0"/>
          <w:numId w:val="17"/>
        </w:numPr>
        <w:spacing w:after="0" w:line="240" w:lineRule="auto"/>
        <w:rPr>
          <w:rFonts w:cstheme="minorHAnsi"/>
          <w:sz w:val="21"/>
          <w:szCs w:val="21"/>
        </w:rPr>
      </w:pPr>
      <w:r w:rsidRPr="00FB19D4">
        <w:rPr>
          <w:rFonts w:cstheme="minorHAnsi"/>
          <w:sz w:val="21"/>
          <w:szCs w:val="21"/>
        </w:rPr>
        <w:t>Not sure</w:t>
      </w:r>
    </w:p>
    <w:p w14:paraId="033101F5" w14:textId="63BB77D4" w:rsidR="0033098F" w:rsidRPr="00FB19D4" w:rsidRDefault="0033098F" w:rsidP="00F84DC2">
      <w:pPr>
        <w:pStyle w:val="ListParagraph"/>
        <w:numPr>
          <w:ilvl w:val="0"/>
          <w:numId w:val="17"/>
        </w:numPr>
        <w:spacing w:after="0" w:line="240" w:lineRule="auto"/>
        <w:rPr>
          <w:rFonts w:cstheme="minorHAnsi"/>
          <w:sz w:val="21"/>
          <w:szCs w:val="21"/>
        </w:rPr>
      </w:pPr>
      <w:r w:rsidRPr="00FB19D4">
        <w:rPr>
          <w:rFonts w:cstheme="minorHAnsi"/>
          <w:sz w:val="21"/>
          <w:szCs w:val="21"/>
        </w:rPr>
        <w:t>Prefer not to respond</w:t>
      </w:r>
    </w:p>
    <w:p w14:paraId="29F0DD27" w14:textId="6C996DD3" w:rsidR="00F55FFF" w:rsidRDefault="00F55FFF" w:rsidP="00F55FFF">
      <w:pPr>
        <w:spacing w:after="0" w:line="240" w:lineRule="auto"/>
        <w:rPr>
          <w:rFonts w:cstheme="minorHAnsi"/>
          <w:sz w:val="21"/>
          <w:szCs w:val="21"/>
        </w:rPr>
      </w:pPr>
    </w:p>
    <w:p w14:paraId="49246D7E" w14:textId="45F5BDF2" w:rsidR="00CB5BD2" w:rsidRPr="00FB19D4" w:rsidRDefault="00CB5BD2" w:rsidP="00037561">
      <w:pPr>
        <w:pStyle w:val="ListParagraph"/>
        <w:numPr>
          <w:ilvl w:val="0"/>
          <w:numId w:val="6"/>
        </w:numPr>
        <w:spacing w:after="0" w:line="240" w:lineRule="auto"/>
        <w:rPr>
          <w:rFonts w:cstheme="minorHAnsi"/>
          <w:sz w:val="21"/>
          <w:szCs w:val="21"/>
        </w:rPr>
      </w:pPr>
      <w:r w:rsidRPr="00FB19D4">
        <w:rPr>
          <w:rFonts w:cstheme="minorHAnsi"/>
          <w:sz w:val="21"/>
          <w:szCs w:val="21"/>
        </w:rPr>
        <w:t xml:space="preserve">Who is considered the primary decision-maker regarding financial decisions that impact you and your personal finances? </w:t>
      </w:r>
    </w:p>
    <w:p w14:paraId="15894973" w14:textId="77777777" w:rsidR="00CB5BD2" w:rsidRPr="00FB19D4" w:rsidRDefault="00CB5BD2" w:rsidP="00F84DC2">
      <w:pPr>
        <w:pStyle w:val="ListParagraph"/>
        <w:numPr>
          <w:ilvl w:val="0"/>
          <w:numId w:val="8"/>
        </w:numPr>
        <w:tabs>
          <w:tab w:val="num" w:pos="1695"/>
        </w:tabs>
        <w:spacing w:after="0" w:line="240" w:lineRule="auto"/>
        <w:rPr>
          <w:rFonts w:cstheme="minorHAnsi"/>
          <w:sz w:val="21"/>
          <w:szCs w:val="21"/>
        </w:rPr>
      </w:pPr>
      <w:r w:rsidRPr="00FB19D4">
        <w:rPr>
          <w:rFonts w:cstheme="minorHAnsi"/>
          <w:sz w:val="21"/>
          <w:szCs w:val="21"/>
        </w:rPr>
        <w:t>Exclusively you</w:t>
      </w:r>
    </w:p>
    <w:p w14:paraId="4ED38FFA" w14:textId="77777777" w:rsidR="00CB5BD2" w:rsidRPr="00FB19D4" w:rsidRDefault="00CB5BD2" w:rsidP="00F84DC2">
      <w:pPr>
        <w:pStyle w:val="ListParagraph"/>
        <w:numPr>
          <w:ilvl w:val="0"/>
          <w:numId w:val="8"/>
        </w:numPr>
        <w:tabs>
          <w:tab w:val="num" w:pos="1695"/>
        </w:tabs>
        <w:spacing w:after="0" w:line="240" w:lineRule="auto"/>
        <w:rPr>
          <w:rFonts w:cstheme="minorHAnsi"/>
          <w:sz w:val="21"/>
          <w:szCs w:val="21"/>
        </w:rPr>
      </w:pPr>
      <w:r w:rsidRPr="00FB19D4">
        <w:rPr>
          <w:rFonts w:cstheme="minorHAnsi"/>
          <w:sz w:val="21"/>
          <w:szCs w:val="21"/>
        </w:rPr>
        <w:t>Financial decisions are shared between you and someone else</w:t>
      </w:r>
    </w:p>
    <w:p w14:paraId="25474370" w14:textId="77777777" w:rsidR="00CB5BD2" w:rsidRPr="00FB19D4" w:rsidRDefault="00CB5BD2" w:rsidP="00F84DC2">
      <w:pPr>
        <w:pStyle w:val="ListParagraph"/>
        <w:numPr>
          <w:ilvl w:val="0"/>
          <w:numId w:val="8"/>
        </w:numPr>
        <w:tabs>
          <w:tab w:val="num" w:pos="1695"/>
        </w:tabs>
        <w:spacing w:after="0" w:line="240" w:lineRule="auto"/>
        <w:rPr>
          <w:rFonts w:cstheme="minorHAnsi"/>
          <w:sz w:val="21"/>
          <w:szCs w:val="21"/>
        </w:rPr>
      </w:pPr>
      <w:r w:rsidRPr="00FB19D4">
        <w:rPr>
          <w:rFonts w:cstheme="minorHAnsi"/>
          <w:sz w:val="21"/>
          <w:szCs w:val="21"/>
        </w:rPr>
        <w:t xml:space="preserve">Exclusively someone else </w:t>
      </w:r>
    </w:p>
    <w:p w14:paraId="39F2DC74" w14:textId="77777777" w:rsidR="00CB5BD2" w:rsidRPr="00FB19D4" w:rsidRDefault="00CB5BD2" w:rsidP="00F84DC2">
      <w:pPr>
        <w:pStyle w:val="ListParagraph"/>
        <w:numPr>
          <w:ilvl w:val="0"/>
          <w:numId w:val="8"/>
        </w:numPr>
        <w:tabs>
          <w:tab w:val="num" w:pos="1695"/>
        </w:tabs>
        <w:spacing w:after="0" w:line="240" w:lineRule="auto"/>
        <w:rPr>
          <w:rFonts w:cstheme="minorHAnsi"/>
          <w:sz w:val="21"/>
          <w:szCs w:val="21"/>
        </w:rPr>
      </w:pPr>
      <w:r w:rsidRPr="00FB19D4">
        <w:rPr>
          <w:rFonts w:cstheme="minorHAnsi"/>
          <w:sz w:val="21"/>
          <w:szCs w:val="21"/>
        </w:rPr>
        <w:t xml:space="preserve">Prefer not to respond </w:t>
      </w:r>
    </w:p>
    <w:p w14:paraId="1E71BAAE" w14:textId="77777777" w:rsidR="00E42824" w:rsidRPr="00FB19D4" w:rsidRDefault="00E42824" w:rsidP="00F55FFF">
      <w:pPr>
        <w:spacing w:after="0" w:line="240" w:lineRule="auto"/>
        <w:rPr>
          <w:rFonts w:cstheme="minorHAnsi"/>
          <w:sz w:val="21"/>
          <w:szCs w:val="21"/>
        </w:rPr>
      </w:pPr>
    </w:p>
    <w:p w14:paraId="56670F3A" w14:textId="77777777" w:rsidR="00F55FFF" w:rsidRPr="00FB19D4" w:rsidRDefault="00F55FFF" w:rsidP="00037561">
      <w:pPr>
        <w:pStyle w:val="ListParagraph"/>
        <w:numPr>
          <w:ilvl w:val="0"/>
          <w:numId w:val="6"/>
        </w:numPr>
        <w:spacing w:after="0" w:line="240" w:lineRule="auto"/>
        <w:rPr>
          <w:sz w:val="21"/>
          <w:szCs w:val="21"/>
        </w:rPr>
      </w:pPr>
      <w:r w:rsidRPr="00FB19D4">
        <w:rPr>
          <w:sz w:val="21"/>
          <w:szCs w:val="21"/>
        </w:rPr>
        <w:t>Do you own or rent your primary residence?</w:t>
      </w:r>
    </w:p>
    <w:p w14:paraId="4AC011C4" w14:textId="77777777" w:rsidR="00F55FFF" w:rsidRPr="00FB19D4" w:rsidRDefault="00F55FFF" w:rsidP="00F84DC2">
      <w:pPr>
        <w:pStyle w:val="ListParagraph"/>
        <w:numPr>
          <w:ilvl w:val="0"/>
          <w:numId w:val="20"/>
        </w:numPr>
        <w:spacing w:after="0" w:line="240" w:lineRule="auto"/>
        <w:rPr>
          <w:rFonts w:cs="Calibri"/>
          <w:sz w:val="21"/>
          <w:szCs w:val="21"/>
        </w:rPr>
      </w:pPr>
      <w:r w:rsidRPr="00FB19D4">
        <w:rPr>
          <w:rFonts w:cs="Calibri"/>
          <w:sz w:val="21"/>
          <w:szCs w:val="21"/>
        </w:rPr>
        <w:t>Own</w:t>
      </w:r>
    </w:p>
    <w:p w14:paraId="4576630C" w14:textId="77777777" w:rsidR="00F55FFF" w:rsidRPr="00FB19D4" w:rsidRDefault="00F55FFF" w:rsidP="00F84DC2">
      <w:pPr>
        <w:pStyle w:val="ListParagraph"/>
        <w:numPr>
          <w:ilvl w:val="0"/>
          <w:numId w:val="20"/>
        </w:numPr>
        <w:spacing w:after="0" w:line="240" w:lineRule="auto"/>
        <w:rPr>
          <w:rFonts w:cs="Calibri"/>
          <w:sz w:val="21"/>
          <w:szCs w:val="21"/>
        </w:rPr>
      </w:pPr>
      <w:r w:rsidRPr="00FB19D4">
        <w:rPr>
          <w:rFonts w:cs="Calibri"/>
          <w:sz w:val="21"/>
          <w:szCs w:val="21"/>
        </w:rPr>
        <w:t xml:space="preserve">Rent </w:t>
      </w:r>
    </w:p>
    <w:p w14:paraId="69C28AD7" w14:textId="77777777" w:rsidR="00F55FFF" w:rsidRPr="00FB19D4" w:rsidRDefault="00F55FFF" w:rsidP="00F84DC2">
      <w:pPr>
        <w:pStyle w:val="ListParagraph"/>
        <w:numPr>
          <w:ilvl w:val="0"/>
          <w:numId w:val="20"/>
        </w:numPr>
        <w:spacing w:after="0" w:line="240" w:lineRule="auto"/>
        <w:rPr>
          <w:rFonts w:cs="Calibri"/>
          <w:sz w:val="21"/>
          <w:szCs w:val="21"/>
        </w:rPr>
      </w:pPr>
      <w:r w:rsidRPr="00FB19D4">
        <w:rPr>
          <w:rFonts w:cs="Calibri"/>
          <w:sz w:val="21"/>
          <w:szCs w:val="21"/>
        </w:rPr>
        <w:t>Live with family, not paying rent/mortgage</w:t>
      </w:r>
    </w:p>
    <w:p w14:paraId="67553EE2" w14:textId="1D32371B" w:rsidR="00F55FFF" w:rsidRDefault="00F55FFF" w:rsidP="00F84DC2">
      <w:pPr>
        <w:pStyle w:val="ListParagraph"/>
        <w:numPr>
          <w:ilvl w:val="0"/>
          <w:numId w:val="20"/>
        </w:numPr>
        <w:spacing w:after="0" w:line="240" w:lineRule="auto"/>
        <w:rPr>
          <w:rFonts w:cs="Calibri"/>
          <w:sz w:val="21"/>
          <w:szCs w:val="21"/>
        </w:rPr>
      </w:pPr>
      <w:r w:rsidRPr="00FB19D4">
        <w:rPr>
          <w:rFonts w:cs="Calibri"/>
          <w:sz w:val="21"/>
          <w:szCs w:val="21"/>
        </w:rPr>
        <w:t>Live with someone else (not family), not paying rent/mortgage</w:t>
      </w:r>
    </w:p>
    <w:p w14:paraId="2A78D303" w14:textId="40A4AF9A" w:rsidR="00072C45" w:rsidRPr="00FB19D4" w:rsidRDefault="00072C45" w:rsidP="00F84DC2">
      <w:pPr>
        <w:pStyle w:val="ListParagraph"/>
        <w:numPr>
          <w:ilvl w:val="0"/>
          <w:numId w:val="20"/>
        </w:numPr>
        <w:spacing w:after="0" w:line="240" w:lineRule="auto"/>
        <w:rPr>
          <w:rFonts w:cs="Calibri"/>
          <w:sz w:val="21"/>
          <w:szCs w:val="21"/>
        </w:rPr>
      </w:pPr>
      <w:r>
        <w:rPr>
          <w:rFonts w:cs="Calibri"/>
          <w:sz w:val="21"/>
          <w:szCs w:val="21"/>
        </w:rPr>
        <w:t>Other</w:t>
      </w:r>
    </w:p>
    <w:p w14:paraId="4C5A49B4" w14:textId="77777777" w:rsidR="00F55FFF" w:rsidRPr="00FB19D4" w:rsidRDefault="00F55FFF" w:rsidP="00F84DC2">
      <w:pPr>
        <w:pStyle w:val="ListParagraph"/>
        <w:numPr>
          <w:ilvl w:val="0"/>
          <w:numId w:val="20"/>
        </w:numPr>
        <w:spacing w:after="0" w:line="240" w:lineRule="auto"/>
        <w:rPr>
          <w:rFonts w:cs="Calibri"/>
          <w:sz w:val="21"/>
          <w:szCs w:val="21"/>
        </w:rPr>
      </w:pPr>
      <w:r w:rsidRPr="00FB19D4">
        <w:rPr>
          <w:rFonts w:cs="Calibri"/>
          <w:sz w:val="21"/>
          <w:szCs w:val="21"/>
        </w:rPr>
        <w:t>Prefer not to respond</w:t>
      </w:r>
    </w:p>
    <w:p w14:paraId="3ECA63EB" w14:textId="0E086B18" w:rsidR="00F55FFF" w:rsidRPr="00FB19D4" w:rsidRDefault="00F55FFF" w:rsidP="00F55FFF">
      <w:pPr>
        <w:spacing w:after="0" w:line="240" w:lineRule="auto"/>
        <w:rPr>
          <w:rFonts w:asciiTheme="minorHAnsi" w:hAnsiTheme="minorHAnsi"/>
          <w:sz w:val="18"/>
          <w:szCs w:val="18"/>
        </w:rPr>
      </w:pPr>
    </w:p>
    <w:p w14:paraId="4DCBD084" w14:textId="36E8755A" w:rsidR="00B97255" w:rsidRPr="00FB19D4" w:rsidRDefault="00B97255" w:rsidP="00037561">
      <w:pPr>
        <w:pStyle w:val="ListParagraph"/>
        <w:numPr>
          <w:ilvl w:val="0"/>
          <w:numId w:val="6"/>
        </w:numPr>
        <w:spacing w:after="0" w:line="240" w:lineRule="auto"/>
        <w:rPr>
          <w:sz w:val="21"/>
          <w:szCs w:val="21"/>
        </w:rPr>
      </w:pPr>
      <w:r w:rsidRPr="00FB19D4">
        <w:rPr>
          <w:sz w:val="21"/>
          <w:szCs w:val="21"/>
        </w:rPr>
        <w:t>Do you own or rent the property where your business is located?</w:t>
      </w:r>
    </w:p>
    <w:p w14:paraId="1F0B480C" w14:textId="77777777" w:rsidR="00B97255" w:rsidRPr="00FB19D4" w:rsidRDefault="00B97255" w:rsidP="00F84DC2">
      <w:pPr>
        <w:pStyle w:val="ListParagraph"/>
        <w:numPr>
          <w:ilvl w:val="0"/>
          <w:numId w:val="20"/>
        </w:numPr>
        <w:spacing w:after="0" w:line="240" w:lineRule="auto"/>
        <w:rPr>
          <w:rFonts w:cs="Calibri"/>
          <w:sz w:val="21"/>
          <w:szCs w:val="21"/>
        </w:rPr>
      </w:pPr>
      <w:r w:rsidRPr="00FB19D4">
        <w:rPr>
          <w:rFonts w:cs="Calibri"/>
          <w:sz w:val="21"/>
          <w:szCs w:val="21"/>
        </w:rPr>
        <w:t>Own</w:t>
      </w:r>
    </w:p>
    <w:p w14:paraId="0ED7C403" w14:textId="230452FD" w:rsidR="00B97255" w:rsidRPr="00FB19D4" w:rsidRDefault="00B97255" w:rsidP="00F84DC2">
      <w:pPr>
        <w:pStyle w:val="ListParagraph"/>
        <w:numPr>
          <w:ilvl w:val="0"/>
          <w:numId w:val="20"/>
        </w:numPr>
        <w:spacing w:after="0" w:line="240" w:lineRule="auto"/>
        <w:rPr>
          <w:rFonts w:cs="Calibri"/>
          <w:sz w:val="21"/>
          <w:szCs w:val="21"/>
        </w:rPr>
      </w:pPr>
      <w:r w:rsidRPr="00FB19D4">
        <w:rPr>
          <w:rFonts w:cs="Calibri"/>
          <w:sz w:val="21"/>
          <w:szCs w:val="21"/>
        </w:rPr>
        <w:t xml:space="preserve">Rent </w:t>
      </w:r>
    </w:p>
    <w:p w14:paraId="06875DCB" w14:textId="0AF4D026" w:rsidR="00B97255" w:rsidRPr="00FB19D4" w:rsidRDefault="00B97255" w:rsidP="00F84DC2">
      <w:pPr>
        <w:pStyle w:val="ListParagraph"/>
        <w:numPr>
          <w:ilvl w:val="0"/>
          <w:numId w:val="20"/>
        </w:numPr>
        <w:spacing w:after="0" w:line="240" w:lineRule="auto"/>
        <w:rPr>
          <w:rFonts w:cs="Calibri"/>
          <w:sz w:val="21"/>
          <w:szCs w:val="21"/>
        </w:rPr>
      </w:pPr>
      <w:r w:rsidRPr="00FB19D4">
        <w:rPr>
          <w:rFonts w:cs="Calibri"/>
          <w:sz w:val="21"/>
          <w:szCs w:val="21"/>
        </w:rPr>
        <w:t xml:space="preserve">Located at </w:t>
      </w:r>
      <w:r w:rsidR="00072C45">
        <w:rPr>
          <w:rFonts w:cs="Calibri"/>
          <w:sz w:val="21"/>
          <w:szCs w:val="21"/>
        </w:rPr>
        <w:t>your</w:t>
      </w:r>
      <w:r w:rsidR="00072C45" w:rsidRPr="00FB19D4">
        <w:rPr>
          <w:rFonts w:cs="Calibri"/>
          <w:sz w:val="21"/>
          <w:szCs w:val="21"/>
        </w:rPr>
        <w:t xml:space="preserve"> </w:t>
      </w:r>
      <w:r w:rsidRPr="00FB19D4">
        <w:rPr>
          <w:rFonts w:cs="Calibri"/>
          <w:sz w:val="21"/>
          <w:szCs w:val="21"/>
        </w:rPr>
        <w:t>primary residence</w:t>
      </w:r>
    </w:p>
    <w:p w14:paraId="1225D8CA" w14:textId="2676D849" w:rsidR="00B97255" w:rsidRPr="00FB19D4" w:rsidRDefault="00B97255" w:rsidP="00F84DC2">
      <w:pPr>
        <w:pStyle w:val="ListParagraph"/>
        <w:numPr>
          <w:ilvl w:val="0"/>
          <w:numId w:val="20"/>
        </w:numPr>
        <w:spacing w:after="0" w:line="240" w:lineRule="auto"/>
        <w:rPr>
          <w:rFonts w:cs="Calibri"/>
          <w:sz w:val="21"/>
          <w:szCs w:val="21"/>
        </w:rPr>
      </w:pPr>
      <w:r w:rsidRPr="00FB19D4">
        <w:rPr>
          <w:rFonts w:cs="Calibri"/>
          <w:sz w:val="21"/>
          <w:szCs w:val="21"/>
        </w:rPr>
        <w:t>Other, please specify ____________________________________________</w:t>
      </w:r>
    </w:p>
    <w:p w14:paraId="50FA7F05" w14:textId="77777777" w:rsidR="00B97255" w:rsidRPr="00FB19D4" w:rsidRDefault="00B97255" w:rsidP="00F84DC2">
      <w:pPr>
        <w:pStyle w:val="ListParagraph"/>
        <w:numPr>
          <w:ilvl w:val="0"/>
          <w:numId w:val="20"/>
        </w:numPr>
        <w:spacing w:after="0" w:line="240" w:lineRule="auto"/>
        <w:rPr>
          <w:rFonts w:cs="Calibri"/>
          <w:sz w:val="21"/>
          <w:szCs w:val="21"/>
        </w:rPr>
      </w:pPr>
      <w:r w:rsidRPr="00FB19D4">
        <w:rPr>
          <w:rFonts w:cs="Calibri"/>
          <w:sz w:val="21"/>
          <w:szCs w:val="21"/>
        </w:rPr>
        <w:t>Prefer not to respond</w:t>
      </w:r>
    </w:p>
    <w:p w14:paraId="740135E8" w14:textId="2E735ACE" w:rsidR="00B97255" w:rsidRPr="00FB19D4" w:rsidRDefault="00B97255" w:rsidP="00F55FFF">
      <w:pPr>
        <w:spacing w:after="0" w:line="240" w:lineRule="auto"/>
        <w:rPr>
          <w:sz w:val="18"/>
          <w:szCs w:val="18"/>
        </w:rPr>
      </w:pPr>
    </w:p>
    <w:p w14:paraId="75680CED" w14:textId="77777777" w:rsidR="00F55FFF" w:rsidRPr="00FB19D4" w:rsidRDefault="00F55FFF" w:rsidP="00037561">
      <w:pPr>
        <w:pStyle w:val="ListParagraph"/>
        <w:numPr>
          <w:ilvl w:val="0"/>
          <w:numId w:val="6"/>
        </w:numPr>
        <w:spacing w:after="0" w:line="240" w:lineRule="auto"/>
        <w:rPr>
          <w:b/>
          <w:sz w:val="21"/>
          <w:szCs w:val="21"/>
        </w:rPr>
      </w:pPr>
      <w:r w:rsidRPr="00FB19D4">
        <w:rPr>
          <w:sz w:val="21"/>
          <w:szCs w:val="21"/>
        </w:rPr>
        <w:t xml:space="preserve">Do you currently have debt associated with any of the following? </w:t>
      </w:r>
      <w:r w:rsidRPr="00FB19D4">
        <w:rPr>
          <w:b/>
          <w:sz w:val="21"/>
          <w:szCs w:val="21"/>
        </w:rPr>
        <w:t xml:space="preserve">[CHECK ALL THAT APPLY] </w:t>
      </w:r>
    </w:p>
    <w:p w14:paraId="33C4E924" w14:textId="77777777" w:rsidR="00F55FFF" w:rsidRPr="00FB19D4" w:rsidRDefault="00F55FFF" w:rsidP="00F84DC2">
      <w:pPr>
        <w:pStyle w:val="ListParagraph"/>
        <w:numPr>
          <w:ilvl w:val="0"/>
          <w:numId w:val="21"/>
        </w:numPr>
        <w:spacing w:after="0" w:line="240" w:lineRule="auto"/>
        <w:rPr>
          <w:sz w:val="21"/>
          <w:szCs w:val="21"/>
        </w:rPr>
      </w:pPr>
      <w:r w:rsidRPr="00FB19D4">
        <w:rPr>
          <w:sz w:val="21"/>
          <w:szCs w:val="21"/>
        </w:rPr>
        <w:t>Mortgage on a primary residence</w:t>
      </w:r>
    </w:p>
    <w:p w14:paraId="2430EC76" w14:textId="7F04EB8C" w:rsidR="00F55FFF" w:rsidRPr="00FB19D4" w:rsidRDefault="00F55FFF" w:rsidP="00F84DC2">
      <w:pPr>
        <w:pStyle w:val="ListParagraph"/>
        <w:numPr>
          <w:ilvl w:val="0"/>
          <w:numId w:val="21"/>
        </w:numPr>
        <w:spacing w:after="0" w:line="240" w:lineRule="auto"/>
        <w:rPr>
          <w:sz w:val="21"/>
          <w:szCs w:val="21"/>
        </w:rPr>
      </w:pPr>
      <w:r w:rsidRPr="00FB19D4">
        <w:rPr>
          <w:sz w:val="21"/>
          <w:szCs w:val="21"/>
        </w:rPr>
        <w:t>Mortgage on a cottage or other residence</w:t>
      </w:r>
    </w:p>
    <w:p w14:paraId="7ACD4A2C" w14:textId="2F50C370" w:rsidR="00B97255" w:rsidRPr="00FB19D4" w:rsidRDefault="00B97255" w:rsidP="00F84DC2">
      <w:pPr>
        <w:pStyle w:val="ListParagraph"/>
        <w:numPr>
          <w:ilvl w:val="0"/>
          <w:numId w:val="21"/>
        </w:numPr>
        <w:spacing w:after="0" w:line="240" w:lineRule="auto"/>
        <w:rPr>
          <w:sz w:val="21"/>
          <w:szCs w:val="21"/>
        </w:rPr>
      </w:pPr>
      <w:r w:rsidRPr="00FB19D4">
        <w:rPr>
          <w:sz w:val="21"/>
          <w:szCs w:val="21"/>
        </w:rPr>
        <w:t>Mortgage on commercial</w:t>
      </w:r>
      <w:r w:rsidR="00923517" w:rsidRPr="00FB19D4">
        <w:rPr>
          <w:sz w:val="21"/>
          <w:szCs w:val="21"/>
        </w:rPr>
        <w:t>/business</w:t>
      </w:r>
      <w:r w:rsidRPr="00FB19D4">
        <w:rPr>
          <w:sz w:val="21"/>
          <w:szCs w:val="21"/>
        </w:rPr>
        <w:t xml:space="preserve"> property</w:t>
      </w:r>
    </w:p>
    <w:p w14:paraId="03EC314E" w14:textId="762C1F21" w:rsidR="00F55FFF" w:rsidRPr="00FB19D4" w:rsidRDefault="00F55FFF" w:rsidP="00F84DC2">
      <w:pPr>
        <w:pStyle w:val="ListParagraph"/>
        <w:numPr>
          <w:ilvl w:val="0"/>
          <w:numId w:val="21"/>
        </w:numPr>
        <w:spacing w:after="0" w:line="240" w:lineRule="auto"/>
        <w:rPr>
          <w:sz w:val="21"/>
          <w:szCs w:val="21"/>
        </w:rPr>
      </w:pPr>
      <w:r w:rsidRPr="00FB19D4">
        <w:rPr>
          <w:sz w:val="21"/>
          <w:szCs w:val="21"/>
        </w:rPr>
        <w:t>Line(s) of credit</w:t>
      </w:r>
      <w:r w:rsidR="00B97255" w:rsidRPr="00FB19D4">
        <w:rPr>
          <w:sz w:val="21"/>
          <w:szCs w:val="21"/>
        </w:rPr>
        <w:t xml:space="preserve"> for business</w:t>
      </w:r>
    </w:p>
    <w:p w14:paraId="15B32D1A" w14:textId="434B0DD7" w:rsidR="00B97255" w:rsidRPr="00FB19D4" w:rsidRDefault="00B97255" w:rsidP="00F84DC2">
      <w:pPr>
        <w:pStyle w:val="ListParagraph"/>
        <w:numPr>
          <w:ilvl w:val="0"/>
          <w:numId w:val="21"/>
        </w:numPr>
        <w:spacing w:after="0" w:line="240" w:lineRule="auto"/>
        <w:rPr>
          <w:sz w:val="21"/>
          <w:szCs w:val="21"/>
        </w:rPr>
      </w:pPr>
      <w:r w:rsidRPr="00FB19D4">
        <w:rPr>
          <w:sz w:val="21"/>
          <w:szCs w:val="21"/>
        </w:rPr>
        <w:t>Line(s) of credit for personal</w:t>
      </w:r>
    </w:p>
    <w:p w14:paraId="172C26ED" w14:textId="22BFEBBD" w:rsidR="00F55FFF" w:rsidRPr="00FB19D4" w:rsidRDefault="00F55FFF" w:rsidP="00F84DC2">
      <w:pPr>
        <w:pStyle w:val="ListParagraph"/>
        <w:numPr>
          <w:ilvl w:val="0"/>
          <w:numId w:val="21"/>
        </w:numPr>
        <w:spacing w:after="0" w:line="240" w:lineRule="auto"/>
        <w:rPr>
          <w:sz w:val="21"/>
          <w:szCs w:val="21"/>
        </w:rPr>
      </w:pPr>
      <w:r w:rsidRPr="00FB19D4">
        <w:rPr>
          <w:sz w:val="21"/>
          <w:szCs w:val="21"/>
        </w:rPr>
        <w:t>Investment loan(s)</w:t>
      </w:r>
      <w:r w:rsidR="00B97255" w:rsidRPr="00FB19D4">
        <w:rPr>
          <w:sz w:val="21"/>
          <w:szCs w:val="21"/>
        </w:rPr>
        <w:t xml:space="preserve"> for business</w:t>
      </w:r>
    </w:p>
    <w:p w14:paraId="37C364FD" w14:textId="091D35C3" w:rsidR="00B97255" w:rsidRPr="00FB19D4" w:rsidRDefault="00B97255" w:rsidP="00F84DC2">
      <w:pPr>
        <w:pStyle w:val="ListParagraph"/>
        <w:numPr>
          <w:ilvl w:val="0"/>
          <w:numId w:val="21"/>
        </w:numPr>
        <w:spacing w:after="0" w:line="240" w:lineRule="auto"/>
        <w:rPr>
          <w:sz w:val="21"/>
          <w:szCs w:val="21"/>
        </w:rPr>
      </w:pPr>
      <w:r w:rsidRPr="00FB19D4">
        <w:rPr>
          <w:sz w:val="21"/>
          <w:szCs w:val="21"/>
        </w:rPr>
        <w:t>Investment loan(s) for personal</w:t>
      </w:r>
    </w:p>
    <w:p w14:paraId="13DDFE4F" w14:textId="405F0EE1" w:rsidR="00F55FFF" w:rsidRPr="00FB19D4" w:rsidRDefault="00F55FFF" w:rsidP="00F84DC2">
      <w:pPr>
        <w:pStyle w:val="ListParagraph"/>
        <w:numPr>
          <w:ilvl w:val="0"/>
          <w:numId w:val="21"/>
        </w:numPr>
        <w:spacing w:after="0" w:line="240" w:lineRule="auto"/>
        <w:rPr>
          <w:sz w:val="21"/>
          <w:szCs w:val="21"/>
        </w:rPr>
      </w:pPr>
      <w:r w:rsidRPr="00FB19D4">
        <w:rPr>
          <w:sz w:val="21"/>
          <w:szCs w:val="21"/>
        </w:rPr>
        <w:t>Personal loan(s)</w:t>
      </w:r>
      <w:r w:rsidR="00B97255" w:rsidRPr="00FB19D4">
        <w:rPr>
          <w:sz w:val="21"/>
          <w:szCs w:val="21"/>
        </w:rPr>
        <w:t xml:space="preserve"> </w:t>
      </w:r>
    </w:p>
    <w:p w14:paraId="2482FA49" w14:textId="39093001" w:rsidR="00B97255" w:rsidRPr="00FB19D4" w:rsidRDefault="00B97255" w:rsidP="00F84DC2">
      <w:pPr>
        <w:pStyle w:val="ListParagraph"/>
        <w:numPr>
          <w:ilvl w:val="0"/>
          <w:numId w:val="21"/>
        </w:numPr>
        <w:spacing w:after="0" w:line="240" w:lineRule="auto"/>
        <w:rPr>
          <w:sz w:val="21"/>
          <w:szCs w:val="21"/>
        </w:rPr>
      </w:pPr>
      <w:r w:rsidRPr="00FB19D4">
        <w:rPr>
          <w:sz w:val="21"/>
          <w:szCs w:val="21"/>
        </w:rPr>
        <w:t>Business loan(s)</w:t>
      </w:r>
    </w:p>
    <w:p w14:paraId="4671D69E" w14:textId="2A96312E" w:rsidR="00F55FFF" w:rsidRPr="00FB19D4" w:rsidRDefault="00F55FFF" w:rsidP="00F84DC2">
      <w:pPr>
        <w:pStyle w:val="ListParagraph"/>
        <w:numPr>
          <w:ilvl w:val="0"/>
          <w:numId w:val="21"/>
        </w:numPr>
        <w:spacing w:after="0" w:line="240" w:lineRule="auto"/>
        <w:rPr>
          <w:sz w:val="21"/>
          <w:szCs w:val="21"/>
        </w:rPr>
      </w:pPr>
      <w:r w:rsidRPr="00FB19D4">
        <w:rPr>
          <w:sz w:val="21"/>
          <w:szCs w:val="21"/>
        </w:rPr>
        <w:t xml:space="preserve">Credit card(s) </w:t>
      </w:r>
      <w:r w:rsidR="00B97255" w:rsidRPr="00FB19D4">
        <w:rPr>
          <w:sz w:val="21"/>
          <w:szCs w:val="21"/>
        </w:rPr>
        <w:t>for business</w:t>
      </w:r>
    </w:p>
    <w:p w14:paraId="13890519" w14:textId="25222946" w:rsidR="00B97255" w:rsidRPr="00FB19D4" w:rsidRDefault="00B97255" w:rsidP="00F84DC2">
      <w:pPr>
        <w:pStyle w:val="ListParagraph"/>
        <w:numPr>
          <w:ilvl w:val="0"/>
          <w:numId w:val="21"/>
        </w:numPr>
        <w:spacing w:after="0" w:line="240" w:lineRule="auto"/>
        <w:rPr>
          <w:sz w:val="21"/>
          <w:szCs w:val="21"/>
        </w:rPr>
      </w:pPr>
      <w:r w:rsidRPr="00FB19D4">
        <w:rPr>
          <w:sz w:val="21"/>
          <w:szCs w:val="21"/>
        </w:rPr>
        <w:t>Credit card(s) for personal</w:t>
      </w:r>
    </w:p>
    <w:p w14:paraId="184354E6" w14:textId="64133911" w:rsidR="00F55FFF" w:rsidRPr="00FB19D4" w:rsidRDefault="00F55FFF" w:rsidP="00F84DC2">
      <w:pPr>
        <w:pStyle w:val="ListParagraph"/>
        <w:numPr>
          <w:ilvl w:val="0"/>
          <w:numId w:val="21"/>
        </w:numPr>
        <w:spacing w:after="0" w:line="240" w:lineRule="auto"/>
        <w:rPr>
          <w:sz w:val="21"/>
          <w:szCs w:val="21"/>
        </w:rPr>
      </w:pPr>
      <w:r w:rsidRPr="00FB19D4">
        <w:rPr>
          <w:sz w:val="21"/>
          <w:szCs w:val="21"/>
        </w:rPr>
        <w:t>Car</w:t>
      </w:r>
      <w:r w:rsidR="00B97255" w:rsidRPr="00FB19D4">
        <w:rPr>
          <w:sz w:val="21"/>
          <w:szCs w:val="21"/>
        </w:rPr>
        <w:t>/vehicle</w:t>
      </w:r>
      <w:r w:rsidRPr="00FB19D4">
        <w:rPr>
          <w:sz w:val="21"/>
          <w:szCs w:val="21"/>
        </w:rPr>
        <w:t xml:space="preserve"> loan(s)</w:t>
      </w:r>
      <w:r w:rsidR="00B97255" w:rsidRPr="00FB19D4">
        <w:rPr>
          <w:sz w:val="21"/>
          <w:szCs w:val="21"/>
        </w:rPr>
        <w:t xml:space="preserve"> for business</w:t>
      </w:r>
    </w:p>
    <w:p w14:paraId="508131CB" w14:textId="45964790" w:rsidR="00B97255" w:rsidRPr="00FB19D4" w:rsidRDefault="00B97255" w:rsidP="00F84DC2">
      <w:pPr>
        <w:pStyle w:val="ListParagraph"/>
        <w:numPr>
          <w:ilvl w:val="0"/>
          <w:numId w:val="21"/>
        </w:numPr>
        <w:spacing w:after="0" w:line="240" w:lineRule="auto"/>
        <w:rPr>
          <w:sz w:val="21"/>
          <w:szCs w:val="21"/>
        </w:rPr>
      </w:pPr>
      <w:r w:rsidRPr="00FB19D4">
        <w:rPr>
          <w:sz w:val="21"/>
          <w:szCs w:val="21"/>
        </w:rPr>
        <w:t>Car/vehicle loan(s) for personal</w:t>
      </w:r>
    </w:p>
    <w:p w14:paraId="6A1CCBCD" w14:textId="77777777" w:rsidR="00F55FFF" w:rsidRPr="00FB19D4" w:rsidRDefault="00F55FFF" w:rsidP="00F84DC2">
      <w:pPr>
        <w:pStyle w:val="ListParagraph"/>
        <w:numPr>
          <w:ilvl w:val="0"/>
          <w:numId w:val="21"/>
        </w:numPr>
        <w:spacing w:after="0" w:line="240" w:lineRule="auto"/>
        <w:rPr>
          <w:sz w:val="21"/>
          <w:szCs w:val="21"/>
        </w:rPr>
      </w:pPr>
      <w:r w:rsidRPr="00FB19D4">
        <w:rPr>
          <w:sz w:val="21"/>
          <w:szCs w:val="21"/>
        </w:rPr>
        <w:t>Student loan(s)</w:t>
      </w:r>
    </w:p>
    <w:p w14:paraId="6DC365EA" w14:textId="77777777" w:rsidR="00F55FFF" w:rsidRPr="00FB19D4" w:rsidRDefault="00F55FFF" w:rsidP="00F84DC2">
      <w:pPr>
        <w:pStyle w:val="ListParagraph"/>
        <w:numPr>
          <w:ilvl w:val="0"/>
          <w:numId w:val="21"/>
        </w:numPr>
        <w:spacing w:after="0" w:line="240" w:lineRule="auto"/>
        <w:rPr>
          <w:sz w:val="21"/>
          <w:szCs w:val="21"/>
        </w:rPr>
      </w:pPr>
      <w:r w:rsidRPr="00FB19D4">
        <w:rPr>
          <w:sz w:val="21"/>
          <w:szCs w:val="21"/>
        </w:rPr>
        <w:t xml:space="preserve">Other (please specify) ________________________________________ </w:t>
      </w:r>
    </w:p>
    <w:p w14:paraId="7C29B82B" w14:textId="5B51561D" w:rsidR="00F55FFF" w:rsidRPr="00FB19D4" w:rsidRDefault="00F55FFF" w:rsidP="00F84DC2">
      <w:pPr>
        <w:pStyle w:val="ListParagraph"/>
        <w:numPr>
          <w:ilvl w:val="0"/>
          <w:numId w:val="21"/>
        </w:numPr>
        <w:spacing w:after="0" w:line="240" w:lineRule="auto"/>
        <w:rPr>
          <w:b/>
          <w:i/>
          <w:sz w:val="21"/>
          <w:szCs w:val="21"/>
        </w:rPr>
      </w:pPr>
      <w:r w:rsidRPr="00FB19D4">
        <w:rPr>
          <w:b/>
          <w:i/>
          <w:sz w:val="21"/>
          <w:szCs w:val="21"/>
        </w:rPr>
        <w:t xml:space="preserve">Don’t currently have any </w:t>
      </w:r>
      <w:r w:rsidR="00072C45" w:rsidRPr="00FB19D4">
        <w:rPr>
          <w:b/>
          <w:i/>
          <w:sz w:val="21"/>
          <w:szCs w:val="21"/>
        </w:rPr>
        <w:t xml:space="preserve">business or personal </w:t>
      </w:r>
      <w:r w:rsidRPr="00FB19D4">
        <w:rPr>
          <w:b/>
          <w:i/>
          <w:sz w:val="21"/>
          <w:szCs w:val="21"/>
        </w:rPr>
        <w:t xml:space="preserve">debt </w:t>
      </w:r>
    </w:p>
    <w:p w14:paraId="678B34B1" w14:textId="77777777" w:rsidR="00F55FFF" w:rsidRPr="00FB19D4" w:rsidRDefault="00F55FFF" w:rsidP="00F84DC2">
      <w:pPr>
        <w:pStyle w:val="ListParagraph"/>
        <w:numPr>
          <w:ilvl w:val="0"/>
          <w:numId w:val="21"/>
        </w:numPr>
        <w:spacing w:after="0" w:line="240" w:lineRule="auto"/>
        <w:rPr>
          <w:sz w:val="21"/>
          <w:szCs w:val="21"/>
        </w:rPr>
      </w:pPr>
      <w:r w:rsidRPr="00FB19D4">
        <w:rPr>
          <w:sz w:val="21"/>
          <w:szCs w:val="21"/>
        </w:rPr>
        <w:t>Not sure</w:t>
      </w:r>
    </w:p>
    <w:p w14:paraId="627159DE" w14:textId="77777777" w:rsidR="00F55FFF" w:rsidRPr="00FB19D4" w:rsidRDefault="00F55FFF" w:rsidP="00F84DC2">
      <w:pPr>
        <w:pStyle w:val="ListParagraph"/>
        <w:numPr>
          <w:ilvl w:val="0"/>
          <w:numId w:val="21"/>
        </w:numPr>
        <w:spacing w:after="0" w:line="240" w:lineRule="auto"/>
        <w:rPr>
          <w:sz w:val="21"/>
          <w:szCs w:val="21"/>
        </w:rPr>
      </w:pPr>
      <w:r w:rsidRPr="00FB19D4">
        <w:rPr>
          <w:sz w:val="21"/>
          <w:szCs w:val="21"/>
        </w:rPr>
        <w:t>Prefer not to respond</w:t>
      </w:r>
    </w:p>
    <w:p w14:paraId="3191853F" w14:textId="62687CA6" w:rsidR="00F55FFF" w:rsidRDefault="00F55FFF" w:rsidP="00F55FFF">
      <w:pPr>
        <w:pStyle w:val="ListParagraph"/>
        <w:spacing w:after="0" w:line="240" w:lineRule="auto"/>
        <w:ind w:left="360"/>
        <w:rPr>
          <w:sz w:val="21"/>
          <w:szCs w:val="21"/>
        </w:rPr>
      </w:pPr>
    </w:p>
    <w:p w14:paraId="5D82D607" w14:textId="7F59AFB1" w:rsidR="00BB515B" w:rsidRDefault="00BB515B" w:rsidP="00F55FFF">
      <w:pPr>
        <w:pStyle w:val="ListParagraph"/>
        <w:spacing w:after="0" w:line="240" w:lineRule="auto"/>
        <w:ind w:left="360"/>
        <w:rPr>
          <w:sz w:val="21"/>
          <w:szCs w:val="21"/>
        </w:rPr>
      </w:pPr>
    </w:p>
    <w:p w14:paraId="2EB621BF" w14:textId="77777777" w:rsidR="00BB515B" w:rsidRPr="00FB19D4" w:rsidRDefault="00BB515B" w:rsidP="00F55FFF">
      <w:pPr>
        <w:pStyle w:val="ListParagraph"/>
        <w:spacing w:after="0" w:line="240" w:lineRule="auto"/>
        <w:ind w:left="360"/>
        <w:rPr>
          <w:sz w:val="21"/>
          <w:szCs w:val="21"/>
        </w:rPr>
      </w:pPr>
    </w:p>
    <w:p w14:paraId="36B1956F" w14:textId="40DEE578" w:rsidR="00F55FFF" w:rsidRPr="00FB19D4" w:rsidRDefault="00F55FFF" w:rsidP="00037561">
      <w:pPr>
        <w:pStyle w:val="ListParagraph"/>
        <w:numPr>
          <w:ilvl w:val="0"/>
          <w:numId w:val="6"/>
        </w:numPr>
        <w:spacing w:after="0" w:line="240" w:lineRule="auto"/>
        <w:rPr>
          <w:sz w:val="21"/>
          <w:szCs w:val="21"/>
        </w:rPr>
      </w:pPr>
      <w:r w:rsidRPr="00FB19D4">
        <w:rPr>
          <w:b/>
          <w:sz w:val="21"/>
          <w:szCs w:val="21"/>
        </w:rPr>
        <w:t xml:space="preserve">[IF HAVE </w:t>
      </w:r>
      <w:r w:rsidR="00072C45">
        <w:rPr>
          <w:b/>
          <w:sz w:val="21"/>
          <w:szCs w:val="21"/>
        </w:rPr>
        <w:t xml:space="preserve">BUSINESS </w:t>
      </w:r>
      <w:r w:rsidRPr="00FB19D4">
        <w:rPr>
          <w:b/>
          <w:sz w:val="21"/>
          <w:szCs w:val="21"/>
        </w:rPr>
        <w:t>DEBT]</w:t>
      </w:r>
      <w:r w:rsidRPr="00FB19D4">
        <w:rPr>
          <w:sz w:val="21"/>
          <w:szCs w:val="21"/>
        </w:rPr>
        <w:t xml:space="preserve"> Which of the following categories best describes the total value of your </w:t>
      </w:r>
      <w:r w:rsidR="00B97255" w:rsidRPr="00FB19D4">
        <w:rPr>
          <w:b/>
          <w:sz w:val="21"/>
          <w:szCs w:val="21"/>
        </w:rPr>
        <w:t>BUSINESS</w:t>
      </w:r>
      <w:r w:rsidR="00B97255" w:rsidRPr="00FB19D4">
        <w:rPr>
          <w:sz w:val="21"/>
          <w:szCs w:val="21"/>
        </w:rPr>
        <w:t xml:space="preserve"> </w:t>
      </w:r>
      <w:r w:rsidRPr="00FB19D4">
        <w:rPr>
          <w:sz w:val="21"/>
          <w:szCs w:val="21"/>
        </w:rPr>
        <w:t>debt NOT including any mortgages? That is, the total amount you owe on loans, credit cards, etc.</w:t>
      </w:r>
    </w:p>
    <w:p w14:paraId="55BE8B1B" w14:textId="77777777" w:rsidR="00F55FFF" w:rsidRPr="00FB19D4" w:rsidRDefault="00F55FFF" w:rsidP="00F84DC2">
      <w:pPr>
        <w:pStyle w:val="ListParagraph"/>
        <w:numPr>
          <w:ilvl w:val="0"/>
          <w:numId w:val="24"/>
        </w:numPr>
        <w:spacing w:after="0" w:line="240" w:lineRule="auto"/>
        <w:rPr>
          <w:sz w:val="21"/>
          <w:szCs w:val="21"/>
        </w:rPr>
      </w:pPr>
      <w:r w:rsidRPr="00FB19D4">
        <w:rPr>
          <w:sz w:val="21"/>
          <w:szCs w:val="21"/>
        </w:rPr>
        <w:t>Only have real estate debt</w:t>
      </w:r>
    </w:p>
    <w:p w14:paraId="2F90BEB6" w14:textId="3EED0F51" w:rsidR="00B97255" w:rsidRPr="00FB19D4" w:rsidRDefault="00B97255" w:rsidP="00F84DC2">
      <w:pPr>
        <w:pStyle w:val="ListParagraph"/>
        <w:numPr>
          <w:ilvl w:val="0"/>
          <w:numId w:val="24"/>
        </w:numPr>
        <w:spacing w:after="0" w:line="240" w:lineRule="auto"/>
        <w:rPr>
          <w:sz w:val="21"/>
          <w:szCs w:val="21"/>
        </w:rPr>
      </w:pPr>
      <w:r w:rsidRPr="00FB19D4">
        <w:rPr>
          <w:sz w:val="21"/>
          <w:szCs w:val="21"/>
        </w:rPr>
        <w:t>$0</w:t>
      </w:r>
      <w:r w:rsidR="00892E1C" w:rsidRPr="00FB19D4">
        <w:rPr>
          <w:sz w:val="21"/>
          <w:szCs w:val="21"/>
        </w:rPr>
        <w:t xml:space="preserve"> – only have personal debt </w:t>
      </w:r>
    </w:p>
    <w:p w14:paraId="09EB651A" w14:textId="6E9F0BAE" w:rsidR="00F55FFF" w:rsidRPr="00FB19D4" w:rsidRDefault="00B97255" w:rsidP="00F84DC2">
      <w:pPr>
        <w:pStyle w:val="ListParagraph"/>
        <w:numPr>
          <w:ilvl w:val="0"/>
          <w:numId w:val="24"/>
        </w:numPr>
        <w:spacing w:after="0" w:line="240" w:lineRule="auto"/>
        <w:rPr>
          <w:sz w:val="21"/>
          <w:szCs w:val="21"/>
        </w:rPr>
      </w:pPr>
      <w:r w:rsidRPr="00FB19D4">
        <w:rPr>
          <w:sz w:val="21"/>
          <w:szCs w:val="21"/>
        </w:rPr>
        <w:t>$1-</w:t>
      </w:r>
      <w:r w:rsidR="00F55FFF" w:rsidRPr="00FB19D4">
        <w:rPr>
          <w:sz w:val="21"/>
          <w:szCs w:val="21"/>
        </w:rPr>
        <w:t xml:space="preserve"> $5,000</w:t>
      </w:r>
    </w:p>
    <w:p w14:paraId="26924534" w14:textId="77777777" w:rsidR="00F55FFF" w:rsidRPr="00FB19D4" w:rsidRDefault="00F55FFF" w:rsidP="00F84DC2">
      <w:pPr>
        <w:pStyle w:val="ListParagraph"/>
        <w:numPr>
          <w:ilvl w:val="0"/>
          <w:numId w:val="24"/>
        </w:numPr>
        <w:spacing w:after="0" w:line="240" w:lineRule="auto"/>
        <w:rPr>
          <w:sz w:val="21"/>
          <w:szCs w:val="21"/>
        </w:rPr>
      </w:pPr>
      <w:r w:rsidRPr="00FB19D4">
        <w:rPr>
          <w:sz w:val="21"/>
          <w:szCs w:val="21"/>
        </w:rPr>
        <w:t>$5,000 - $9,999</w:t>
      </w:r>
    </w:p>
    <w:p w14:paraId="54759C8E" w14:textId="77777777" w:rsidR="00F55FFF" w:rsidRPr="00FB19D4" w:rsidRDefault="00F55FFF" w:rsidP="00F84DC2">
      <w:pPr>
        <w:pStyle w:val="ListParagraph"/>
        <w:numPr>
          <w:ilvl w:val="0"/>
          <w:numId w:val="24"/>
        </w:numPr>
        <w:spacing w:after="0" w:line="240" w:lineRule="auto"/>
        <w:rPr>
          <w:sz w:val="21"/>
          <w:szCs w:val="21"/>
        </w:rPr>
      </w:pPr>
      <w:r w:rsidRPr="00FB19D4">
        <w:rPr>
          <w:sz w:val="21"/>
          <w:szCs w:val="21"/>
        </w:rPr>
        <w:t>$10,000 - $14,999</w:t>
      </w:r>
    </w:p>
    <w:p w14:paraId="3F03C40F" w14:textId="77777777" w:rsidR="00F55FFF" w:rsidRPr="00FB19D4" w:rsidRDefault="00F55FFF" w:rsidP="00F84DC2">
      <w:pPr>
        <w:pStyle w:val="ListParagraph"/>
        <w:numPr>
          <w:ilvl w:val="0"/>
          <w:numId w:val="24"/>
        </w:numPr>
        <w:spacing w:after="0" w:line="240" w:lineRule="auto"/>
        <w:rPr>
          <w:sz w:val="21"/>
          <w:szCs w:val="21"/>
        </w:rPr>
      </w:pPr>
      <w:r w:rsidRPr="00FB19D4">
        <w:rPr>
          <w:sz w:val="21"/>
          <w:szCs w:val="21"/>
        </w:rPr>
        <w:t>$15,000 - $19,999</w:t>
      </w:r>
    </w:p>
    <w:p w14:paraId="0E855070" w14:textId="77777777" w:rsidR="00F55FFF" w:rsidRPr="00FB19D4" w:rsidRDefault="00F55FFF" w:rsidP="00F84DC2">
      <w:pPr>
        <w:pStyle w:val="ListParagraph"/>
        <w:numPr>
          <w:ilvl w:val="0"/>
          <w:numId w:val="24"/>
        </w:numPr>
        <w:spacing w:after="0" w:line="240" w:lineRule="auto"/>
        <w:rPr>
          <w:sz w:val="21"/>
          <w:szCs w:val="21"/>
        </w:rPr>
      </w:pPr>
      <w:r w:rsidRPr="00FB19D4">
        <w:rPr>
          <w:sz w:val="21"/>
          <w:szCs w:val="21"/>
        </w:rPr>
        <w:t>$20,000 - $24,999</w:t>
      </w:r>
    </w:p>
    <w:p w14:paraId="2B6B9C20" w14:textId="77777777" w:rsidR="00F55FFF" w:rsidRPr="00FB19D4" w:rsidRDefault="00F55FFF" w:rsidP="00F84DC2">
      <w:pPr>
        <w:pStyle w:val="ListParagraph"/>
        <w:numPr>
          <w:ilvl w:val="0"/>
          <w:numId w:val="24"/>
        </w:numPr>
        <w:spacing w:after="0" w:line="240" w:lineRule="auto"/>
        <w:rPr>
          <w:sz w:val="21"/>
          <w:szCs w:val="21"/>
        </w:rPr>
      </w:pPr>
      <w:r w:rsidRPr="00FB19D4">
        <w:rPr>
          <w:sz w:val="21"/>
          <w:szCs w:val="21"/>
        </w:rPr>
        <w:t>$25,000 - $49,999</w:t>
      </w:r>
    </w:p>
    <w:p w14:paraId="5A513D62" w14:textId="77777777" w:rsidR="00F55FFF" w:rsidRPr="00FB19D4" w:rsidRDefault="00F55FFF" w:rsidP="00F84DC2">
      <w:pPr>
        <w:pStyle w:val="ListParagraph"/>
        <w:numPr>
          <w:ilvl w:val="0"/>
          <w:numId w:val="24"/>
        </w:numPr>
        <w:spacing w:after="0" w:line="240" w:lineRule="auto"/>
        <w:rPr>
          <w:sz w:val="21"/>
          <w:szCs w:val="21"/>
        </w:rPr>
      </w:pPr>
      <w:r w:rsidRPr="00FB19D4">
        <w:rPr>
          <w:sz w:val="21"/>
          <w:szCs w:val="21"/>
        </w:rPr>
        <w:t xml:space="preserve">$50,000 - $74,999 </w:t>
      </w:r>
    </w:p>
    <w:p w14:paraId="79ACB68F" w14:textId="77777777" w:rsidR="00F55FFF" w:rsidRPr="00FB19D4" w:rsidRDefault="00F55FFF" w:rsidP="00F84DC2">
      <w:pPr>
        <w:pStyle w:val="ListParagraph"/>
        <w:numPr>
          <w:ilvl w:val="0"/>
          <w:numId w:val="24"/>
        </w:numPr>
        <w:spacing w:after="0" w:line="240" w:lineRule="auto"/>
        <w:rPr>
          <w:sz w:val="21"/>
          <w:szCs w:val="21"/>
        </w:rPr>
      </w:pPr>
      <w:r w:rsidRPr="00FB19D4">
        <w:rPr>
          <w:sz w:val="21"/>
          <w:szCs w:val="21"/>
        </w:rPr>
        <w:t>$75,000 - $99,999</w:t>
      </w:r>
    </w:p>
    <w:p w14:paraId="71E4839B" w14:textId="77777777" w:rsidR="00F55FFF" w:rsidRPr="00FB19D4" w:rsidRDefault="00F55FFF" w:rsidP="00F84DC2">
      <w:pPr>
        <w:pStyle w:val="ListParagraph"/>
        <w:numPr>
          <w:ilvl w:val="0"/>
          <w:numId w:val="24"/>
        </w:numPr>
        <w:spacing w:after="0" w:line="240" w:lineRule="auto"/>
        <w:rPr>
          <w:sz w:val="21"/>
          <w:szCs w:val="21"/>
        </w:rPr>
      </w:pPr>
      <w:r w:rsidRPr="00FB19D4">
        <w:rPr>
          <w:sz w:val="21"/>
          <w:szCs w:val="21"/>
        </w:rPr>
        <w:t>$100,000 - $149,999</w:t>
      </w:r>
    </w:p>
    <w:p w14:paraId="6699D4A8" w14:textId="77777777" w:rsidR="00F55FFF" w:rsidRPr="00FB19D4" w:rsidRDefault="00F55FFF" w:rsidP="00F84DC2">
      <w:pPr>
        <w:pStyle w:val="ListParagraph"/>
        <w:numPr>
          <w:ilvl w:val="0"/>
          <w:numId w:val="24"/>
        </w:numPr>
        <w:spacing w:after="0" w:line="240" w:lineRule="auto"/>
        <w:rPr>
          <w:sz w:val="21"/>
          <w:szCs w:val="21"/>
        </w:rPr>
      </w:pPr>
      <w:r w:rsidRPr="00FB19D4">
        <w:rPr>
          <w:sz w:val="21"/>
          <w:szCs w:val="21"/>
        </w:rPr>
        <w:t>$150,000 - $199,999</w:t>
      </w:r>
    </w:p>
    <w:p w14:paraId="36801AE8" w14:textId="77777777" w:rsidR="00F55FFF" w:rsidRPr="00FB19D4" w:rsidRDefault="00F55FFF" w:rsidP="00F84DC2">
      <w:pPr>
        <w:pStyle w:val="ListParagraph"/>
        <w:numPr>
          <w:ilvl w:val="0"/>
          <w:numId w:val="24"/>
        </w:numPr>
        <w:spacing w:after="0" w:line="240" w:lineRule="auto"/>
        <w:rPr>
          <w:sz w:val="21"/>
          <w:szCs w:val="21"/>
        </w:rPr>
      </w:pPr>
      <w:r w:rsidRPr="00FB19D4">
        <w:rPr>
          <w:sz w:val="21"/>
          <w:szCs w:val="21"/>
        </w:rPr>
        <w:t>$200,000 - $299,999</w:t>
      </w:r>
    </w:p>
    <w:p w14:paraId="6B950301" w14:textId="77777777" w:rsidR="00F55FFF" w:rsidRPr="00FB19D4" w:rsidRDefault="00F55FFF" w:rsidP="00F84DC2">
      <w:pPr>
        <w:pStyle w:val="ListParagraph"/>
        <w:numPr>
          <w:ilvl w:val="0"/>
          <w:numId w:val="24"/>
        </w:numPr>
        <w:spacing w:after="0" w:line="240" w:lineRule="auto"/>
        <w:rPr>
          <w:sz w:val="21"/>
          <w:szCs w:val="21"/>
        </w:rPr>
      </w:pPr>
      <w:r w:rsidRPr="00FB19D4">
        <w:rPr>
          <w:sz w:val="21"/>
          <w:szCs w:val="21"/>
        </w:rPr>
        <w:t>$300,000 - $499,999</w:t>
      </w:r>
    </w:p>
    <w:p w14:paraId="4EA13D91" w14:textId="77777777" w:rsidR="00F55FFF" w:rsidRPr="00FB19D4" w:rsidRDefault="00F55FFF" w:rsidP="00F84DC2">
      <w:pPr>
        <w:pStyle w:val="ListParagraph"/>
        <w:numPr>
          <w:ilvl w:val="0"/>
          <w:numId w:val="24"/>
        </w:numPr>
        <w:spacing w:after="0" w:line="240" w:lineRule="auto"/>
        <w:rPr>
          <w:sz w:val="21"/>
          <w:szCs w:val="21"/>
        </w:rPr>
      </w:pPr>
      <w:r w:rsidRPr="00FB19D4">
        <w:rPr>
          <w:sz w:val="21"/>
          <w:szCs w:val="21"/>
        </w:rPr>
        <w:t>$500,000 - $999,999</w:t>
      </w:r>
    </w:p>
    <w:p w14:paraId="1AC3B56D" w14:textId="77777777" w:rsidR="00F55FFF" w:rsidRPr="00FB19D4" w:rsidRDefault="00F55FFF" w:rsidP="00F84DC2">
      <w:pPr>
        <w:pStyle w:val="ListParagraph"/>
        <w:numPr>
          <w:ilvl w:val="0"/>
          <w:numId w:val="24"/>
        </w:numPr>
        <w:spacing w:after="0" w:line="240" w:lineRule="auto"/>
        <w:rPr>
          <w:sz w:val="21"/>
          <w:szCs w:val="21"/>
        </w:rPr>
      </w:pPr>
      <w:r w:rsidRPr="00FB19D4">
        <w:rPr>
          <w:sz w:val="21"/>
          <w:szCs w:val="21"/>
        </w:rPr>
        <w:t>$1 million or more</w:t>
      </w:r>
    </w:p>
    <w:p w14:paraId="6113D097" w14:textId="77777777" w:rsidR="00F55FFF" w:rsidRPr="00FB19D4" w:rsidRDefault="00F55FFF" w:rsidP="00F84DC2">
      <w:pPr>
        <w:pStyle w:val="ListParagraph"/>
        <w:numPr>
          <w:ilvl w:val="0"/>
          <w:numId w:val="24"/>
        </w:numPr>
        <w:spacing w:after="0" w:line="240" w:lineRule="auto"/>
        <w:rPr>
          <w:sz w:val="21"/>
          <w:szCs w:val="21"/>
        </w:rPr>
      </w:pPr>
      <w:r w:rsidRPr="00FB19D4">
        <w:rPr>
          <w:sz w:val="21"/>
          <w:szCs w:val="21"/>
        </w:rPr>
        <w:t>Not sure</w:t>
      </w:r>
    </w:p>
    <w:p w14:paraId="50362152" w14:textId="77777777" w:rsidR="00F55FFF" w:rsidRPr="00FB19D4" w:rsidRDefault="00F55FFF" w:rsidP="00F84DC2">
      <w:pPr>
        <w:pStyle w:val="ListParagraph"/>
        <w:numPr>
          <w:ilvl w:val="0"/>
          <w:numId w:val="24"/>
        </w:numPr>
        <w:spacing w:after="0" w:line="240" w:lineRule="auto"/>
        <w:rPr>
          <w:sz w:val="21"/>
          <w:szCs w:val="21"/>
        </w:rPr>
      </w:pPr>
      <w:r w:rsidRPr="00FB19D4">
        <w:rPr>
          <w:sz w:val="21"/>
          <w:szCs w:val="21"/>
        </w:rPr>
        <w:t>Prefer not to respond</w:t>
      </w:r>
    </w:p>
    <w:p w14:paraId="47A93948" w14:textId="77777777" w:rsidR="00F55FFF" w:rsidRPr="00FB19D4" w:rsidRDefault="00F55FFF" w:rsidP="00F55FFF">
      <w:pPr>
        <w:spacing w:after="0" w:line="240" w:lineRule="auto"/>
        <w:rPr>
          <w:rFonts w:ascii="Calibri" w:hAnsi="Calibri" w:cs="Calibri"/>
          <w:b/>
          <w:sz w:val="18"/>
          <w:szCs w:val="18"/>
        </w:rPr>
      </w:pPr>
    </w:p>
    <w:p w14:paraId="16FF0C99" w14:textId="4C4B0AC0" w:rsidR="00B97255" w:rsidRPr="00FB19D4" w:rsidRDefault="00B97255" w:rsidP="00037561">
      <w:pPr>
        <w:pStyle w:val="ListParagraph"/>
        <w:numPr>
          <w:ilvl w:val="0"/>
          <w:numId w:val="6"/>
        </w:numPr>
        <w:spacing w:after="0" w:line="240" w:lineRule="auto"/>
        <w:rPr>
          <w:sz w:val="21"/>
          <w:szCs w:val="21"/>
        </w:rPr>
      </w:pPr>
      <w:r w:rsidRPr="00FB19D4">
        <w:rPr>
          <w:b/>
          <w:sz w:val="21"/>
          <w:szCs w:val="21"/>
        </w:rPr>
        <w:t xml:space="preserve">[IF HAVE </w:t>
      </w:r>
      <w:r w:rsidR="00072C45">
        <w:rPr>
          <w:b/>
          <w:sz w:val="21"/>
          <w:szCs w:val="21"/>
        </w:rPr>
        <w:t xml:space="preserve">PERSONAL </w:t>
      </w:r>
      <w:r w:rsidRPr="00FB19D4">
        <w:rPr>
          <w:b/>
          <w:sz w:val="21"/>
          <w:szCs w:val="21"/>
        </w:rPr>
        <w:t>DEBT]</w:t>
      </w:r>
      <w:r w:rsidRPr="00FB19D4">
        <w:rPr>
          <w:sz w:val="21"/>
          <w:szCs w:val="21"/>
        </w:rPr>
        <w:t xml:space="preserve"> Which of the following categories best describes the total value of your </w:t>
      </w:r>
      <w:r w:rsidRPr="00FB19D4">
        <w:rPr>
          <w:b/>
          <w:sz w:val="21"/>
          <w:szCs w:val="21"/>
        </w:rPr>
        <w:t>PERSONAL</w:t>
      </w:r>
      <w:r w:rsidRPr="00FB19D4">
        <w:rPr>
          <w:sz w:val="21"/>
          <w:szCs w:val="21"/>
        </w:rPr>
        <w:t xml:space="preserve"> debt NOT including any mortgages? That is, the total amount you owe on loans, credit cards, etc.</w:t>
      </w:r>
    </w:p>
    <w:p w14:paraId="51930D8B" w14:textId="77777777" w:rsidR="00B97255" w:rsidRPr="00FB19D4" w:rsidRDefault="00B97255" w:rsidP="00F84DC2">
      <w:pPr>
        <w:pStyle w:val="ListParagraph"/>
        <w:numPr>
          <w:ilvl w:val="0"/>
          <w:numId w:val="23"/>
        </w:numPr>
        <w:spacing w:after="0" w:line="240" w:lineRule="auto"/>
        <w:rPr>
          <w:sz w:val="21"/>
          <w:szCs w:val="21"/>
        </w:rPr>
      </w:pPr>
      <w:r w:rsidRPr="00FB19D4">
        <w:rPr>
          <w:sz w:val="21"/>
          <w:szCs w:val="21"/>
        </w:rPr>
        <w:t>Only have real estate debt</w:t>
      </w:r>
    </w:p>
    <w:p w14:paraId="3FCEC1E0" w14:textId="2F9A0765" w:rsidR="00B97255" w:rsidRPr="00FB19D4" w:rsidRDefault="00B97255" w:rsidP="00F84DC2">
      <w:pPr>
        <w:pStyle w:val="ListParagraph"/>
        <w:numPr>
          <w:ilvl w:val="0"/>
          <w:numId w:val="23"/>
        </w:numPr>
        <w:spacing w:after="0" w:line="240" w:lineRule="auto"/>
        <w:rPr>
          <w:sz w:val="21"/>
          <w:szCs w:val="21"/>
        </w:rPr>
      </w:pPr>
      <w:r w:rsidRPr="00FB19D4">
        <w:rPr>
          <w:sz w:val="21"/>
          <w:szCs w:val="21"/>
        </w:rPr>
        <w:t>$0</w:t>
      </w:r>
      <w:r w:rsidR="00892E1C" w:rsidRPr="00FB19D4">
        <w:rPr>
          <w:sz w:val="21"/>
          <w:szCs w:val="21"/>
        </w:rPr>
        <w:t xml:space="preserve"> – only have business debt </w:t>
      </w:r>
    </w:p>
    <w:p w14:paraId="117B5DAC" w14:textId="311A8C9D" w:rsidR="00B97255" w:rsidRPr="00FB19D4" w:rsidRDefault="00B97255" w:rsidP="00F84DC2">
      <w:pPr>
        <w:pStyle w:val="ListParagraph"/>
        <w:numPr>
          <w:ilvl w:val="0"/>
          <w:numId w:val="23"/>
        </w:numPr>
        <w:spacing w:after="0" w:line="240" w:lineRule="auto"/>
        <w:rPr>
          <w:sz w:val="21"/>
          <w:szCs w:val="21"/>
        </w:rPr>
      </w:pPr>
      <w:r w:rsidRPr="00FB19D4">
        <w:rPr>
          <w:sz w:val="21"/>
          <w:szCs w:val="21"/>
        </w:rPr>
        <w:t>$1- $5,000</w:t>
      </w:r>
    </w:p>
    <w:p w14:paraId="44C55099" w14:textId="77777777" w:rsidR="00B97255" w:rsidRPr="00FB19D4" w:rsidRDefault="00B97255" w:rsidP="00F84DC2">
      <w:pPr>
        <w:pStyle w:val="ListParagraph"/>
        <w:numPr>
          <w:ilvl w:val="0"/>
          <w:numId w:val="23"/>
        </w:numPr>
        <w:spacing w:after="0" w:line="240" w:lineRule="auto"/>
        <w:rPr>
          <w:sz w:val="21"/>
          <w:szCs w:val="21"/>
        </w:rPr>
      </w:pPr>
      <w:r w:rsidRPr="00FB19D4">
        <w:rPr>
          <w:sz w:val="21"/>
          <w:szCs w:val="21"/>
        </w:rPr>
        <w:t>$5,000 - $9,999</w:t>
      </w:r>
    </w:p>
    <w:p w14:paraId="60B1D180" w14:textId="77777777" w:rsidR="00B97255" w:rsidRPr="00FB19D4" w:rsidRDefault="00B97255" w:rsidP="00F84DC2">
      <w:pPr>
        <w:pStyle w:val="ListParagraph"/>
        <w:numPr>
          <w:ilvl w:val="0"/>
          <w:numId w:val="23"/>
        </w:numPr>
        <w:spacing w:after="0" w:line="240" w:lineRule="auto"/>
        <w:rPr>
          <w:sz w:val="21"/>
          <w:szCs w:val="21"/>
        </w:rPr>
      </w:pPr>
      <w:r w:rsidRPr="00FB19D4">
        <w:rPr>
          <w:sz w:val="21"/>
          <w:szCs w:val="21"/>
        </w:rPr>
        <w:t>$10,000 - $14,999</w:t>
      </w:r>
    </w:p>
    <w:p w14:paraId="20BF0620" w14:textId="77777777" w:rsidR="00B97255" w:rsidRPr="00FB19D4" w:rsidRDefault="00B97255" w:rsidP="00F84DC2">
      <w:pPr>
        <w:pStyle w:val="ListParagraph"/>
        <w:numPr>
          <w:ilvl w:val="0"/>
          <w:numId w:val="23"/>
        </w:numPr>
        <w:spacing w:after="0" w:line="240" w:lineRule="auto"/>
        <w:rPr>
          <w:sz w:val="21"/>
          <w:szCs w:val="21"/>
        </w:rPr>
      </w:pPr>
      <w:r w:rsidRPr="00FB19D4">
        <w:rPr>
          <w:sz w:val="21"/>
          <w:szCs w:val="21"/>
        </w:rPr>
        <w:t>$15,000 - $19,999</w:t>
      </w:r>
    </w:p>
    <w:p w14:paraId="5B5ABF4F" w14:textId="77777777" w:rsidR="00B97255" w:rsidRPr="00FB19D4" w:rsidRDefault="00B97255" w:rsidP="00F84DC2">
      <w:pPr>
        <w:pStyle w:val="ListParagraph"/>
        <w:numPr>
          <w:ilvl w:val="0"/>
          <w:numId w:val="23"/>
        </w:numPr>
        <w:spacing w:after="0" w:line="240" w:lineRule="auto"/>
        <w:rPr>
          <w:sz w:val="21"/>
          <w:szCs w:val="21"/>
        </w:rPr>
      </w:pPr>
      <w:r w:rsidRPr="00FB19D4">
        <w:rPr>
          <w:sz w:val="21"/>
          <w:szCs w:val="21"/>
        </w:rPr>
        <w:t>$20,000 - $24,999</w:t>
      </w:r>
    </w:p>
    <w:p w14:paraId="436A10B1" w14:textId="77777777" w:rsidR="00B97255" w:rsidRPr="00FB19D4" w:rsidRDefault="00B97255" w:rsidP="00F84DC2">
      <w:pPr>
        <w:pStyle w:val="ListParagraph"/>
        <w:numPr>
          <w:ilvl w:val="0"/>
          <w:numId w:val="23"/>
        </w:numPr>
        <w:spacing w:after="0" w:line="240" w:lineRule="auto"/>
        <w:rPr>
          <w:sz w:val="21"/>
          <w:szCs w:val="21"/>
        </w:rPr>
      </w:pPr>
      <w:r w:rsidRPr="00FB19D4">
        <w:rPr>
          <w:sz w:val="21"/>
          <w:szCs w:val="21"/>
        </w:rPr>
        <w:t>$25,000 - $49,999</w:t>
      </w:r>
    </w:p>
    <w:p w14:paraId="570F2BB8" w14:textId="77777777" w:rsidR="00B97255" w:rsidRPr="00FB19D4" w:rsidRDefault="00B97255" w:rsidP="00F84DC2">
      <w:pPr>
        <w:pStyle w:val="ListParagraph"/>
        <w:numPr>
          <w:ilvl w:val="0"/>
          <w:numId w:val="23"/>
        </w:numPr>
        <w:spacing w:after="0" w:line="240" w:lineRule="auto"/>
        <w:rPr>
          <w:sz w:val="21"/>
          <w:szCs w:val="21"/>
        </w:rPr>
      </w:pPr>
      <w:r w:rsidRPr="00FB19D4">
        <w:rPr>
          <w:sz w:val="21"/>
          <w:szCs w:val="21"/>
        </w:rPr>
        <w:t xml:space="preserve">$50,000 - $74,999 </w:t>
      </w:r>
    </w:p>
    <w:p w14:paraId="7C0D0E60" w14:textId="77777777" w:rsidR="00B97255" w:rsidRPr="00FB19D4" w:rsidRDefault="00B97255" w:rsidP="00F84DC2">
      <w:pPr>
        <w:pStyle w:val="ListParagraph"/>
        <w:numPr>
          <w:ilvl w:val="0"/>
          <w:numId w:val="23"/>
        </w:numPr>
        <w:spacing w:after="0" w:line="240" w:lineRule="auto"/>
        <w:rPr>
          <w:sz w:val="21"/>
          <w:szCs w:val="21"/>
        </w:rPr>
      </w:pPr>
      <w:r w:rsidRPr="00FB19D4">
        <w:rPr>
          <w:sz w:val="21"/>
          <w:szCs w:val="21"/>
        </w:rPr>
        <w:t>$75,000 - $99,999</w:t>
      </w:r>
    </w:p>
    <w:p w14:paraId="1BED8598" w14:textId="77777777" w:rsidR="00B97255" w:rsidRPr="00FB19D4" w:rsidRDefault="00B97255" w:rsidP="00F84DC2">
      <w:pPr>
        <w:pStyle w:val="ListParagraph"/>
        <w:numPr>
          <w:ilvl w:val="0"/>
          <w:numId w:val="23"/>
        </w:numPr>
        <w:spacing w:after="0" w:line="240" w:lineRule="auto"/>
        <w:rPr>
          <w:sz w:val="21"/>
          <w:szCs w:val="21"/>
        </w:rPr>
      </w:pPr>
      <w:r w:rsidRPr="00FB19D4">
        <w:rPr>
          <w:sz w:val="21"/>
          <w:szCs w:val="21"/>
        </w:rPr>
        <w:t>$100,000 - $149,999</w:t>
      </w:r>
    </w:p>
    <w:p w14:paraId="022AD07E" w14:textId="77777777" w:rsidR="00B97255" w:rsidRPr="00FB19D4" w:rsidRDefault="00B97255" w:rsidP="00F84DC2">
      <w:pPr>
        <w:pStyle w:val="ListParagraph"/>
        <w:numPr>
          <w:ilvl w:val="0"/>
          <w:numId w:val="23"/>
        </w:numPr>
        <w:spacing w:after="0" w:line="240" w:lineRule="auto"/>
        <w:rPr>
          <w:sz w:val="21"/>
          <w:szCs w:val="21"/>
        </w:rPr>
      </w:pPr>
      <w:r w:rsidRPr="00FB19D4">
        <w:rPr>
          <w:sz w:val="21"/>
          <w:szCs w:val="21"/>
        </w:rPr>
        <w:t>$150,000 - $199,999</w:t>
      </w:r>
    </w:p>
    <w:p w14:paraId="3F8D350F" w14:textId="77777777" w:rsidR="00B97255" w:rsidRPr="00FB19D4" w:rsidRDefault="00B97255" w:rsidP="00F84DC2">
      <w:pPr>
        <w:pStyle w:val="ListParagraph"/>
        <w:numPr>
          <w:ilvl w:val="0"/>
          <w:numId w:val="23"/>
        </w:numPr>
        <w:spacing w:after="0" w:line="240" w:lineRule="auto"/>
        <w:rPr>
          <w:sz w:val="21"/>
          <w:szCs w:val="21"/>
        </w:rPr>
      </w:pPr>
      <w:r w:rsidRPr="00FB19D4">
        <w:rPr>
          <w:sz w:val="21"/>
          <w:szCs w:val="21"/>
        </w:rPr>
        <w:t>$200,000 - $299,999</w:t>
      </w:r>
    </w:p>
    <w:p w14:paraId="27395EA3" w14:textId="77777777" w:rsidR="00B97255" w:rsidRPr="00FB19D4" w:rsidRDefault="00B97255" w:rsidP="00F84DC2">
      <w:pPr>
        <w:pStyle w:val="ListParagraph"/>
        <w:numPr>
          <w:ilvl w:val="0"/>
          <w:numId w:val="23"/>
        </w:numPr>
        <w:spacing w:after="0" w:line="240" w:lineRule="auto"/>
        <w:rPr>
          <w:sz w:val="21"/>
          <w:szCs w:val="21"/>
        </w:rPr>
      </w:pPr>
      <w:r w:rsidRPr="00FB19D4">
        <w:rPr>
          <w:sz w:val="21"/>
          <w:szCs w:val="21"/>
        </w:rPr>
        <w:t>$300,000 - $499,999</w:t>
      </w:r>
    </w:p>
    <w:p w14:paraId="5EF06A0E" w14:textId="77777777" w:rsidR="00B97255" w:rsidRPr="00FB19D4" w:rsidRDefault="00B97255" w:rsidP="00F84DC2">
      <w:pPr>
        <w:pStyle w:val="ListParagraph"/>
        <w:numPr>
          <w:ilvl w:val="0"/>
          <w:numId w:val="23"/>
        </w:numPr>
        <w:spacing w:after="0" w:line="240" w:lineRule="auto"/>
        <w:rPr>
          <w:sz w:val="21"/>
          <w:szCs w:val="21"/>
        </w:rPr>
      </w:pPr>
      <w:r w:rsidRPr="00FB19D4">
        <w:rPr>
          <w:sz w:val="21"/>
          <w:szCs w:val="21"/>
        </w:rPr>
        <w:t>$500,000 - $999,999</w:t>
      </w:r>
    </w:p>
    <w:p w14:paraId="482188EE" w14:textId="77777777" w:rsidR="00B97255" w:rsidRPr="00FB19D4" w:rsidRDefault="00B97255" w:rsidP="00F84DC2">
      <w:pPr>
        <w:pStyle w:val="ListParagraph"/>
        <w:numPr>
          <w:ilvl w:val="0"/>
          <w:numId w:val="23"/>
        </w:numPr>
        <w:spacing w:after="0" w:line="240" w:lineRule="auto"/>
        <w:rPr>
          <w:sz w:val="21"/>
          <w:szCs w:val="21"/>
        </w:rPr>
      </w:pPr>
      <w:r w:rsidRPr="00FB19D4">
        <w:rPr>
          <w:sz w:val="21"/>
          <w:szCs w:val="21"/>
        </w:rPr>
        <w:t>$1 million or more</w:t>
      </w:r>
    </w:p>
    <w:p w14:paraId="498EF73D" w14:textId="77777777" w:rsidR="00B97255" w:rsidRPr="00FB19D4" w:rsidRDefault="00B97255" w:rsidP="00F84DC2">
      <w:pPr>
        <w:pStyle w:val="ListParagraph"/>
        <w:numPr>
          <w:ilvl w:val="0"/>
          <w:numId w:val="23"/>
        </w:numPr>
        <w:spacing w:after="0" w:line="240" w:lineRule="auto"/>
        <w:rPr>
          <w:sz w:val="21"/>
          <w:szCs w:val="21"/>
        </w:rPr>
      </w:pPr>
      <w:r w:rsidRPr="00FB19D4">
        <w:rPr>
          <w:sz w:val="21"/>
          <w:szCs w:val="21"/>
        </w:rPr>
        <w:t>Not sure</w:t>
      </w:r>
    </w:p>
    <w:p w14:paraId="0CAFC4C4" w14:textId="77777777" w:rsidR="00B97255" w:rsidRPr="00FB19D4" w:rsidRDefault="00B97255" w:rsidP="00F84DC2">
      <w:pPr>
        <w:pStyle w:val="ListParagraph"/>
        <w:numPr>
          <w:ilvl w:val="0"/>
          <w:numId w:val="23"/>
        </w:numPr>
        <w:spacing w:after="0" w:line="240" w:lineRule="auto"/>
        <w:rPr>
          <w:sz w:val="21"/>
          <w:szCs w:val="21"/>
        </w:rPr>
      </w:pPr>
      <w:r w:rsidRPr="00FB19D4">
        <w:rPr>
          <w:sz w:val="21"/>
          <w:szCs w:val="21"/>
        </w:rPr>
        <w:t>Prefer not to respond</w:t>
      </w:r>
    </w:p>
    <w:p w14:paraId="4207479D" w14:textId="77777777" w:rsidR="00F55FFF" w:rsidRPr="00FB19D4" w:rsidRDefault="00F55FFF" w:rsidP="00F55FFF">
      <w:pPr>
        <w:spacing w:after="0" w:line="240" w:lineRule="auto"/>
        <w:rPr>
          <w:rFonts w:ascii="Calibri" w:hAnsi="Calibri" w:cs="Calibri"/>
          <w:b/>
          <w:sz w:val="18"/>
          <w:szCs w:val="18"/>
        </w:rPr>
      </w:pPr>
    </w:p>
    <w:p w14:paraId="2EDD818A" w14:textId="671D8D94" w:rsidR="00F55FFF" w:rsidRPr="00FB19D4" w:rsidRDefault="00F55FFF" w:rsidP="00037561">
      <w:pPr>
        <w:pStyle w:val="ListParagraph"/>
        <w:numPr>
          <w:ilvl w:val="0"/>
          <w:numId w:val="6"/>
        </w:numPr>
        <w:spacing w:after="0" w:line="240" w:lineRule="auto"/>
        <w:rPr>
          <w:sz w:val="21"/>
          <w:szCs w:val="21"/>
        </w:rPr>
      </w:pPr>
      <w:r w:rsidRPr="00FB19D4">
        <w:rPr>
          <w:b/>
          <w:sz w:val="21"/>
          <w:szCs w:val="21"/>
        </w:rPr>
        <w:t>[IF HAVE A MORTGAGE</w:t>
      </w:r>
      <w:r w:rsidR="00B97255" w:rsidRPr="00FB19D4">
        <w:rPr>
          <w:b/>
          <w:sz w:val="21"/>
          <w:szCs w:val="21"/>
        </w:rPr>
        <w:t xml:space="preserve"> FOR BUSINESS</w:t>
      </w:r>
      <w:r w:rsidRPr="00FB19D4">
        <w:rPr>
          <w:b/>
          <w:sz w:val="21"/>
          <w:szCs w:val="21"/>
        </w:rPr>
        <w:t>]</w:t>
      </w:r>
      <w:r w:rsidRPr="00FB19D4">
        <w:rPr>
          <w:sz w:val="21"/>
          <w:szCs w:val="21"/>
        </w:rPr>
        <w:t xml:space="preserve"> Which of the following categories best describes the total value remaining on your mortgage(s)</w:t>
      </w:r>
      <w:r w:rsidR="00B97255" w:rsidRPr="00FB19D4">
        <w:rPr>
          <w:sz w:val="21"/>
          <w:szCs w:val="21"/>
        </w:rPr>
        <w:t xml:space="preserve"> for your business</w:t>
      </w:r>
      <w:r w:rsidR="00923517" w:rsidRPr="00FB19D4">
        <w:rPr>
          <w:sz w:val="21"/>
          <w:szCs w:val="21"/>
        </w:rPr>
        <w:t xml:space="preserve"> property(</w:t>
      </w:r>
      <w:proofErr w:type="spellStart"/>
      <w:r w:rsidR="00923517" w:rsidRPr="00FB19D4">
        <w:rPr>
          <w:sz w:val="21"/>
          <w:szCs w:val="21"/>
        </w:rPr>
        <w:t>ies</w:t>
      </w:r>
      <w:proofErr w:type="spellEnd"/>
      <w:r w:rsidR="00923517" w:rsidRPr="00FB19D4">
        <w:rPr>
          <w:sz w:val="21"/>
          <w:szCs w:val="21"/>
        </w:rPr>
        <w:t>)</w:t>
      </w:r>
      <w:r w:rsidRPr="00FB19D4">
        <w:rPr>
          <w:sz w:val="21"/>
          <w:szCs w:val="21"/>
        </w:rPr>
        <w:t>?</w:t>
      </w:r>
    </w:p>
    <w:p w14:paraId="02BF6247" w14:textId="77777777" w:rsidR="00F55FFF" w:rsidRPr="00FB19D4" w:rsidRDefault="00F55FFF" w:rsidP="00F84DC2">
      <w:pPr>
        <w:pStyle w:val="ListParagraph"/>
        <w:numPr>
          <w:ilvl w:val="0"/>
          <w:numId w:val="22"/>
        </w:numPr>
        <w:spacing w:after="0" w:line="240" w:lineRule="auto"/>
        <w:rPr>
          <w:sz w:val="21"/>
          <w:szCs w:val="21"/>
        </w:rPr>
      </w:pPr>
      <w:r w:rsidRPr="00FB19D4">
        <w:rPr>
          <w:sz w:val="21"/>
          <w:szCs w:val="21"/>
        </w:rPr>
        <w:t>Less than $5,000</w:t>
      </w:r>
    </w:p>
    <w:p w14:paraId="0329FACA" w14:textId="77777777" w:rsidR="00F55FFF" w:rsidRPr="00FB19D4" w:rsidRDefault="00F55FFF" w:rsidP="00F84DC2">
      <w:pPr>
        <w:pStyle w:val="ListParagraph"/>
        <w:numPr>
          <w:ilvl w:val="0"/>
          <w:numId w:val="22"/>
        </w:numPr>
        <w:spacing w:after="0" w:line="240" w:lineRule="auto"/>
        <w:rPr>
          <w:sz w:val="21"/>
          <w:szCs w:val="21"/>
        </w:rPr>
      </w:pPr>
      <w:r w:rsidRPr="00FB19D4">
        <w:rPr>
          <w:sz w:val="21"/>
          <w:szCs w:val="21"/>
        </w:rPr>
        <w:t>$5,000 - $9,999</w:t>
      </w:r>
    </w:p>
    <w:p w14:paraId="7C86C550" w14:textId="77777777" w:rsidR="00F55FFF" w:rsidRPr="00FB19D4" w:rsidRDefault="00F55FFF" w:rsidP="00F84DC2">
      <w:pPr>
        <w:pStyle w:val="ListParagraph"/>
        <w:numPr>
          <w:ilvl w:val="0"/>
          <w:numId w:val="22"/>
        </w:numPr>
        <w:spacing w:after="0" w:line="240" w:lineRule="auto"/>
        <w:rPr>
          <w:sz w:val="21"/>
          <w:szCs w:val="21"/>
        </w:rPr>
      </w:pPr>
      <w:r w:rsidRPr="00FB19D4">
        <w:rPr>
          <w:sz w:val="21"/>
          <w:szCs w:val="21"/>
        </w:rPr>
        <w:t>$10,000 - $14,999</w:t>
      </w:r>
    </w:p>
    <w:p w14:paraId="594C8C29" w14:textId="77777777" w:rsidR="00F55FFF" w:rsidRPr="00FB19D4" w:rsidRDefault="00F55FFF" w:rsidP="00F84DC2">
      <w:pPr>
        <w:pStyle w:val="ListParagraph"/>
        <w:numPr>
          <w:ilvl w:val="0"/>
          <w:numId w:val="22"/>
        </w:numPr>
        <w:spacing w:after="0" w:line="240" w:lineRule="auto"/>
        <w:rPr>
          <w:sz w:val="21"/>
          <w:szCs w:val="21"/>
        </w:rPr>
      </w:pPr>
      <w:r w:rsidRPr="00FB19D4">
        <w:rPr>
          <w:sz w:val="21"/>
          <w:szCs w:val="21"/>
        </w:rPr>
        <w:t>$15,000 - $19,999</w:t>
      </w:r>
    </w:p>
    <w:p w14:paraId="68A9EE10" w14:textId="77777777" w:rsidR="00F55FFF" w:rsidRPr="00FB19D4" w:rsidRDefault="00F55FFF" w:rsidP="00F84DC2">
      <w:pPr>
        <w:pStyle w:val="ListParagraph"/>
        <w:numPr>
          <w:ilvl w:val="0"/>
          <w:numId w:val="22"/>
        </w:numPr>
        <w:spacing w:after="0" w:line="240" w:lineRule="auto"/>
        <w:rPr>
          <w:sz w:val="21"/>
          <w:szCs w:val="21"/>
        </w:rPr>
      </w:pPr>
      <w:r w:rsidRPr="00FB19D4">
        <w:rPr>
          <w:sz w:val="21"/>
          <w:szCs w:val="21"/>
        </w:rPr>
        <w:t>$20,000 - $24,999</w:t>
      </w:r>
    </w:p>
    <w:p w14:paraId="5A1ECE9A" w14:textId="77777777" w:rsidR="00F55FFF" w:rsidRPr="00FB19D4" w:rsidRDefault="00F55FFF" w:rsidP="00F84DC2">
      <w:pPr>
        <w:pStyle w:val="ListParagraph"/>
        <w:numPr>
          <w:ilvl w:val="0"/>
          <w:numId w:val="22"/>
        </w:numPr>
        <w:spacing w:after="0" w:line="240" w:lineRule="auto"/>
        <w:rPr>
          <w:sz w:val="21"/>
          <w:szCs w:val="21"/>
        </w:rPr>
      </w:pPr>
      <w:r w:rsidRPr="00FB19D4">
        <w:rPr>
          <w:sz w:val="21"/>
          <w:szCs w:val="21"/>
        </w:rPr>
        <w:t>$25,000 - $49,999</w:t>
      </w:r>
    </w:p>
    <w:p w14:paraId="6AE8CE46" w14:textId="77777777" w:rsidR="00F55FFF" w:rsidRPr="00FB19D4" w:rsidRDefault="00F55FFF" w:rsidP="00F84DC2">
      <w:pPr>
        <w:pStyle w:val="ListParagraph"/>
        <w:numPr>
          <w:ilvl w:val="0"/>
          <w:numId w:val="22"/>
        </w:numPr>
        <w:spacing w:after="0" w:line="240" w:lineRule="auto"/>
        <w:rPr>
          <w:sz w:val="21"/>
          <w:szCs w:val="21"/>
        </w:rPr>
      </w:pPr>
      <w:r w:rsidRPr="00FB19D4">
        <w:rPr>
          <w:sz w:val="21"/>
          <w:szCs w:val="21"/>
        </w:rPr>
        <w:t xml:space="preserve">$50,000 - $74,999 </w:t>
      </w:r>
    </w:p>
    <w:p w14:paraId="003E3597" w14:textId="77777777" w:rsidR="00F55FFF" w:rsidRPr="00FB19D4" w:rsidRDefault="00F55FFF" w:rsidP="00F84DC2">
      <w:pPr>
        <w:pStyle w:val="ListParagraph"/>
        <w:numPr>
          <w:ilvl w:val="0"/>
          <w:numId w:val="22"/>
        </w:numPr>
        <w:spacing w:after="0" w:line="240" w:lineRule="auto"/>
        <w:rPr>
          <w:sz w:val="21"/>
          <w:szCs w:val="21"/>
        </w:rPr>
      </w:pPr>
      <w:r w:rsidRPr="00FB19D4">
        <w:rPr>
          <w:sz w:val="21"/>
          <w:szCs w:val="21"/>
        </w:rPr>
        <w:t>$75,000 - $99,999</w:t>
      </w:r>
    </w:p>
    <w:p w14:paraId="6D9A9388" w14:textId="77777777" w:rsidR="00F55FFF" w:rsidRPr="00FB19D4" w:rsidRDefault="00F55FFF" w:rsidP="00F84DC2">
      <w:pPr>
        <w:pStyle w:val="ListParagraph"/>
        <w:numPr>
          <w:ilvl w:val="0"/>
          <w:numId w:val="22"/>
        </w:numPr>
        <w:spacing w:after="0" w:line="240" w:lineRule="auto"/>
        <w:rPr>
          <w:sz w:val="21"/>
          <w:szCs w:val="21"/>
        </w:rPr>
      </w:pPr>
      <w:r w:rsidRPr="00FB19D4">
        <w:rPr>
          <w:sz w:val="21"/>
          <w:szCs w:val="21"/>
        </w:rPr>
        <w:t>$100,000 - $149,999</w:t>
      </w:r>
    </w:p>
    <w:p w14:paraId="5E1AB2A8" w14:textId="77777777" w:rsidR="00F55FFF" w:rsidRPr="00FB19D4" w:rsidRDefault="00F55FFF" w:rsidP="00F84DC2">
      <w:pPr>
        <w:pStyle w:val="ListParagraph"/>
        <w:numPr>
          <w:ilvl w:val="0"/>
          <w:numId w:val="22"/>
        </w:numPr>
        <w:spacing w:after="0" w:line="240" w:lineRule="auto"/>
        <w:rPr>
          <w:sz w:val="21"/>
          <w:szCs w:val="21"/>
        </w:rPr>
      </w:pPr>
      <w:r w:rsidRPr="00FB19D4">
        <w:rPr>
          <w:sz w:val="21"/>
          <w:szCs w:val="21"/>
        </w:rPr>
        <w:t>$150,000 - $199,999</w:t>
      </w:r>
    </w:p>
    <w:p w14:paraId="4144AE9F" w14:textId="77777777" w:rsidR="00F55FFF" w:rsidRPr="00FB19D4" w:rsidRDefault="00F55FFF" w:rsidP="00F84DC2">
      <w:pPr>
        <w:pStyle w:val="ListParagraph"/>
        <w:numPr>
          <w:ilvl w:val="0"/>
          <w:numId w:val="22"/>
        </w:numPr>
        <w:spacing w:after="0" w:line="240" w:lineRule="auto"/>
        <w:rPr>
          <w:sz w:val="21"/>
          <w:szCs w:val="21"/>
        </w:rPr>
      </w:pPr>
      <w:r w:rsidRPr="00FB19D4">
        <w:rPr>
          <w:sz w:val="21"/>
          <w:szCs w:val="21"/>
        </w:rPr>
        <w:t>$200,000 - $299,999</w:t>
      </w:r>
    </w:p>
    <w:p w14:paraId="02EBF091" w14:textId="77777777" w:rsidR="00F55FFF" w:rsidRPr="00FB19D4" w:rsidRDefault="00F55FFF" w:rsidP="00F84DC2">
      <w:pPr>
        <w:pStyle w:val="ListParagraph"/>
        <w:numPr>
          <w:ilvl w:val="0"/>
          <w:numId w:val="22"/>
        </w:numPr>
        <w:spacing w:after="0" w:line="240" w:lineRule="auto"/>
        <w:rPr>
          <w:sz w:val="21"/>
          <w:szCs w:val="21"/>
        </w:rPr>
      </w:pPr>
      <w:r w:rsidRPr="00FB19D4">
        <w:rPr>
          <w:sz w:val="21"/>
          <w:szCs w:val="21"/>
        </w:rPr>
        <w:t>$300,000 - $499,999</w:t>
      </w:r>
    </w:p>
    <w:p w14:paraId="3078A63F" w14:textId="77777777" w:rsidR="00F55FFF" w:rsidRPr="00FB19D4" w:rsidRDefault="00F55FFF" w:rsidP="00F84DC2">
      <w:pPr>
        <w:pStyle w:val="ListParagraph"/>
        <w:numPr>
          <w:ilvl w:val="0"/>
          <w:numId w:val="22"/>
        </w:numPr>
        <w:spacing w:after="0" w:line="240" w:lineRule="auto"/>
        <w:rPr>
          <w:sz w:val="21"/>
          <w:szCs w:val="21"/>
        </w:rPr>
      </w:pPr>
      <w:r w:rsidRPr="00FB19D4">
        <w:rPr>
          <w:sz w:val="21"/>
          <w:szCs w:val="21"/>
        </w:rPr>
        <w:t>$500,000 - $999,999</w:t>
      </w:r>
    </w:p>
    <w:p w14:paraId="1F8E81E1" w14:textId="77777777" w:rsidR="00F55FFF" w:rsidRPr="00FB19D4" w:rsidRDefault="00F55FFF" w:rsidP="00F84DC2">
      <w:pPr>
        <w:pStyle w:val="ListParagraph"/>
        <w:numPr>
          <w:ilvl w:val="0"/>
          <w:numId w:val="22"/>
        </w:numPr>
        <w:spacing w:after="0" w:line="240" w:lineRule="auto"/>
        <w:rPr>
          <w:sz w:val="21"/>
          <w:szCs w:val="21"/>
        </w:rPr>
      </w:pPr>
      <w:r w:rsidRPr="00FB19D4">
        <w:rPr>
          <w:sz w:val="21"/>
          <w:szCs w:val="21"/>
        </w:rPr>
        <w:t>$1 million or more</w:t>
      </w:r>
    </w:p>
    <w:p w14:paraId="391947B1" w14:textId="77777777" w:rsidR="00F55FFF" w:rsidRPr="00FB19D4" w:rsidRDefault="00F55FFF" w:rsidP="00F84DC2">
      <w:pPr>
        <w:pStyle w:val="ListParagraph"/>
        <w:numPr>
          <w:ilvl w:val="0"/>
          <w:numId w:val="22"/>
        </w:numPr>
        <w:spacing w:after="0" w:line="240" w:lineRule="auto"/>
        <w:rPr>
          <w:sz w:val="21"/>
          <w:szCs w:val="21"/>
        </w:rPr>
      </w:pPr>
      <w:r w:rsidRPr="00FB19D4">
        <w:rPr>
          <w:sz w:val="21"/>
          <w:szCs w:val="21"/>
        </w:rPr>
        <w:t>Not sure</w:t>
      </w:r>
    </w:p>
    <w:p w14:paraId="19E0188F" w14:textId="4663EDFB" w:rsidR="00F55FFF" w:rsidRDefault="00F55FFF" w:rsidP="00F84DC2">
      <w:pPr>
        <w:pStyle w:val="ListParagraph"/>
        <w:numPr>
          <w:ilvl w:val="0"/>
          <w:numId w:val="22"/>
        </w:numPr>
        <w:spacing w:after="0" w:line="240" w:lineRule="auto"/>
        <w:rPr>
          <w:sz w:val="21"/>
          <w:szCs w:val="21"/>
        </w:rPr>
      </w:pPr>
      <w:r w:rsidRPr="00FB19D4">
        <w:rPr>
          <w:sz w:val="21"/>
          <w:szCs w:val="21"/>
        </w:rPr>
        <w:t>Prefer not to respond</w:t>
      </w:r>
    </w:p>
    <w:p w14:paraId="02AD90A0" w14:textId="77777777" w:rsidR="003E68C1" w:rsidRPr="00FB19D4" w:rsidRDefault="003E68C1" w:rsidP="003E68C1">
      <w:pPr>
        <w:pStyle w:val="ListParagraph"/>
        <w:spacing w:after="0" w:line="240" w:lineRule="auto"/>
        <w:rPr>
          <w:sz w:val="21"/>
          <w:szCs w:val="21"/>
        </w:rPr>
      </w:pPr>
    </w:p>
    <w:p w14:paraId="534AFC13" w14:textId="5A618DE5" w:rsidR="00B97255" w:rsidRPr="00FB19D4" w:rsidRDefault="00B97255" w:rsidP="00037561">
      <w:pPr>
        <w:pStyle w:val="ListParagraph"/>
        <w:numPr>
          <w:ilvl w:val="0"/>
          <w:numId w:val="6"/>
        </w:numPr>
        <w:spacing w:after="0" w:line="240" w:lineRule="auto"/>
        <w:rPr>
          <w:sz w:val="21"/>
          <w:szCs w:val="21"/>
        </w:rPr>
      </w:pPr>
      <w:r w:rsidRPr="00FB19D4">
        <w:rPr>
          <w:b/>
          <w:sz w:val="21"/>
          <w:szCs w:val="21"/>
        </w:rPr>
        <w:t xml:space="preserve">[IF HAVE A </w:t>
      </w:r>
      <w:r w:rsidR="00072C45">
        <w:rPr>
          <w:b/>
          <w:sz w:val="21"/>
          <w:szCs w:val="21"/>
        </w:rPr>
        <w:t xml:space="preserve">PERSONAL </w:t>
      </w:r>
      <w:r w:rsidRPr="00FB19D4">
        <w:rPr>
          <w:b/>
          <w:sz w:val="21"/>
          <w:szCs w:val="21"/>
        </w:rPr>
        <w:t>MORTGAGE]</w:t>
      </w:r>
      <w:r w:rsidRPr="00FB19D4">
        <w:rPr>
          <w:sz w:val="21"/>
          <w:szCs w:val="21"/>
        </w:rPr>
        <w:t xml:space="preserve"> Which of the following categories best describes the total value remaining on your mortgage(s) for your </w:t>
      </w:r>
      <w:r w:rsidR="00923517" w:rsidRPr="00FB19D4">
        <w:rPr>
          <w:sz w:val="21"/>
          <w:szCs w:val="21"/>
        </w:rPr>
        <w:t>personal property(</w:t>
      </w:r>
      <w:proofErr w:type="spellStart"/>
      <w:r w:rsidR="00923517" w:rsidRPr="00FB19D4">
        <w:rPr>
          <w:sz w:val="21"/>
          <w:szCs w:val="21"/>
        </w:rPr>
        <w:t>ies</w:t>
      </w:r>
      <w:proofErr w:type="spellEnd"/>
      <w:r w:rsidR="00923517" w:rsidRPr="00FB19D4">
        <w:rPr>
          <w:sz w:val="21"/>
          <w:szCs w:val="21"/>
        </w:rPr>
        <w:t>)</w:t>
      </w:r>
      <w:r w:rsidRPr="00FB19D4">
        <w:rPr>
          <w:sz w:val="21"/>
          <w:szCs w:val="21"/>
        </w:rPr>
        <w:t>?</w:t>
      </w:r>
    </w:p>
    <w:p w14:paraId="7EB5524B" w14:textId="77777777" w:rsidR="00B97255" w:rsidRPr="00FB19D4" w:rsidRDefault="00B97255" w:rsidP="00F84DC2">
      <w:pPr>
        <w:pStyle w:val="ListParagraph"/>
        <w:numPr>
          <w:ilvl w:val="0"/>
          <w:numId w:val="25"/>
        </w:numPr>
        <w:spacing w:after="0" w:line="240" w:lineRule="auto"/>
        <w:rPr>
          <w:sz w:val="21"/>
          <w:szCs w:val="21"/>
        </w:rPr>
      </w:pPr>
      <w:r w:rsidRPr="00FB19D4">
        <w:rPr>
          <w:sz w:val="21"/>
          <w:szCs w:val="21"/>
        </w:rPr>
        <w:t>Less than $5,000</w:t>
      </w:r>
    </w:p>
    <w:p w14:paraId="0D230EF2" w14:textId="77777777" w:rsidR="00B97255" w:rsidRPr="00FB19D4" w:rsidRDefault="00B97255" w:rsidP="00F84DC2">
      <w:pPr>
        <w:pStyle w:val="ListParagraph"/>
        <w:numPr>
          <w:ilvl w:val="0"/>
          <w:numId w:val="25"/>
        </w:numPr>
        <w:spacing w:after="0" w:line="240" w:lineRule="auto"/>
        <w:rPr>
          <w:sz w:val="21"/>
          <w:szCs w:val="21"/>
        </w:rPr>
      </w:pPr>
      <w:r w:rsidRPr="00FB19D4">
        <w:rPr>
          <w:sz w:val="21"/>
          <w:szCs w:val="21"/>
        </w:rPr>
        <w:t>$5,000 - $9,999</w:t>
      </w:r>
    </w:p>
    <w:p w14:paraId="15010B98" w14:textId="77777777" w:rsidR="00B97255" w:rsidRPr="00FB19D4" w:rsidRDefault="00B97255" w:rsidP="00F84DC2">
      <w:pPr>
        <w:pStyle w:val="ListParagraph"/>
        <w:numPr>
          <w:ilvl w:val="0"/>
          <w:numId w:val="25"/>
        </w:numPr>
        <w:spacing w:after="0" w:line="240" w:lineRule="auto"/>
        <w:rPr>
          <w:sz w:val="21"/>
          <w:szCs w:val="21"/>
        </w:rPr>
      </w:pPr>
      <w:r w:rsidRPr="00FB19D4">
        <w:rPr>
          <w:sz w:val="21"/>
          <w:szCs w:val="21"/>
        </w:rPr>
        <w:t>$10,000 - $14,999</w:t>
      </w:r>
    </w:p>
    <w:p w14:paraId="64268A1A" w14:textId="77777777" w:rsidR="00B97255" w:rsidRPr="00FB19D4" w:rsidRDefault="00B97255" w:rsidP="00F84DC2">
      <w:pPr>
        <w:pStyle w:val="ListParagraph"/>
        <w:numPr>
          <w:ilvl w:val="0"/>
          <w:numId w:val="25"/>
        </w:numPr>
        <w:spacing w:after="0" w:line="240" w:lineRule="auto"/>
        <w:rPr>
          <w:sz w:val="21"/>
          <w:szCs w:val="21"/>
        </w:rPr>
      </w:pPr>
      <w:r w:rsidRPr="00FB19D4">
        <w:rPr>
          <w:sz w:val="21"/>
          <w:szCs w:val="21"/>
        </w:rPr>
        <w:t>$15,000 - $19,999</w:t>
      </w:r>
    </w:p>
    <w:p w14:paraId="358CF704" w14:textId="77777777" w:rsidR="00B97255" w:rsidRPr="00FB19D4" w:rsidRDefault="00B97255" w:rsidP="00F84DC2">
      <w:pPr>
        <w:pStyle w:val="ListParagraph"/>
        <w:numPr>
          <w:ilvl w:val="0"/>
          <w:numId w:val="25"/>
        </w:numPr>
        <w:spacing w:after="0" w:line="240" w:lineRule="auto"/>
        <w:rPr>
          <w:sz w:val="21"/>
          <w:szCs w:val="21"/>
        </w:rPr>
      </w:pPr>
      <w:r w:rsidRPr="00FB19D4">
        <w:rPr>
          <w:sz w:val="21"/>
          <w:szCs w:val="21"/>
        </w:rPr>
        <w:t>$20,000 - $24,999</w:t>
      </w:r>
    </w:p>
    <w:p w14:paraId="7BED19AF" w14:textId="77777777" w:rsidR="00B97255" w:rsidRPr="00FB19D4" w:rsidRDefault="00B97255" w:rsidP="00F84DC2">
      <w:pPr>
        <w:pStyle w:val="ListParagraph"/>
        <w:numPr>
          <w:ilvl w:val="0"/>
          <w:numId w:val="25"/>
        </w:numPr>
        <w:spacing w:after="0" w:line="240" w:lineRule="auto"/>
        <w:rPr>
          <w:sz w:val="21"/>
          <w:szCs w:val="21"/>
        </w:rPr>
      </w:pPr>
      <w:r w:rsidRPr="00FB19D4">
        <w:rPr>
          <w:sz w:val="21"/>
          <w:szCs w:val="21"/>
        </w:rPr>
        <w:t>$25,000 - $49,999</w:t>
      </w:r>
    </w:p>
    <w:p w14:paraId="51FF487B" w14:textId="77777777" w:rsidR="00B97255" w:rsidRPr="00FB19D4" w:rsidRDefault="00B97255" w:rsidP="00F84DC2">
      <w:pPr>
        <w:pStyle w:val="ListParagraph"/>
        <w:numPr>
          <w:ilvl w:val="0"/>
          <w:numId w:val="25"/>
        </w:numPr>
        <w:spacing w:after="0" w:line="240" w:lineRule="auto"/>
        <w:rPr>
          <w:sz w:val="21"/>
          <w:szCs w:val="21"/>
        </w:rPr>
      </w:pPr>
      <w:r w:rsidRPr="00FB19D4">
        <w:rPr>
          <w:sz w:val="21"/>
          <w:szCs w:val="21"/>
        </w:rPr>
        <w:t xml:space="preserve">$50,000 - $74,999 </w:t>
      </w:r>
    </w:p>
    <w:p w14:paraId="498C84E7" w14:textId="77777777" w:rsidR="00B97255" w:rsidRPr="00FB19D4" w:rsidRDefault="00B97255" w:rsidP="00F84DC2">
      <w:pPr>
        <w:pStyle w:val="ListParagraph"/>
        <w:numPr>
          <w:ilvl w:val="0"/>
          <w:numId w:val="25"/>
        </w:numPr>
        <w:spacing w:after="0" w:line="240" w:lineRule="auto"/>
        <w:rPr>
          <w:sz w:val="21"/>
          <w:szCs w:val="21"/>
        </w:rPr>
      </w:pPr>
      <w:r w:rsidRPr="00FB19D4">
        <w:rPr>
          <w:sz w:val="21"/>
          <w:szCs w:val="21"/>
        </w:rPr>
        <w:t>$75,000 - $99,999</w:t>
      </w:r>
    </w:p>
    <w:p w14:paraId="2ED3732D" w14:textId="77777777" w:rsidR="00B97255" w:rsidRPr="00FB19D4" w:rsidRDefault="00B97255" w:rsidP="00F84DC2">
      <w:pPr>
        <w:pStyle w:val="ListParagraph"/>
        <w:numPr>
          <w:ilvl w:val="0"/>
          <w:numId w:val="25"/>
        </w:numPr>
        <w:spacing w:after="0" w:line="240" w:lineRule="auto"/>
        <w:rPr>
          <w:sz w:val="21"/>
          <w:szCs w:val="21"/>
        </w:rPr>
      </w:pPr>
      <w:r w:rsidRPr="00FB19D4">
        <w:rPr>
          <w:sz w:val="21"/>
          <w:szCs w:val="21"/>
        </w:rPr>
        <w:t>$100,000 - $149,999</w:t>
      </w:r>
    </w:p>
    <w:p w14:paraId="00F65659" w14:textId="77777777" w:rsidR="00B97255" w:rsidRPr="00FB19D4" w:rsidRDefault="00B97255" w:rsidP="00F84DC2">
      <w:pPr>
        <w:pStyle w:val="ListParagraph"/>
        <w:numPr>
          <w:ilvl w:val="0"/>
          <w:numId w:val="25"/>
        </w:numPr>
        <w:spacing w:after="0" w:line="240" w:lineRule="auto"/>
        <w:rPr>
          <w:sz w:val="21"/>
          <w:szCs w:val="21"/>
        </w:rPr>
      </w:pPr>
      <w:r w:rsidRPr="00FB19D4">
        <w:rPr>
          <w:sz w:val="21"/>
          <w:szCs w:val="21"/>
        </w:rPr>
        <w:t>$150,000 - $199,999</w:t>
      </w:r>
    </w:p>
    <w:p w14:paraId="055B5560" w14:textId="77777777" w:rsidR="00B97255" w:rsidRPr="00FB19D4" w:rsidRDefault="00B97255" w:rsidP="00F84DC2">
      <w:pPr>
        <w:pStyle w:val="ListParagraph"/>
        <w:numPr>
          <w:ilvl w:val="0"/>
          <w:numId w:val="25"/>
        </w:numPr>
        <w:spacing w:after="0" w:line="240" w:lineRule="auto"/>
        <w:rPr>
          <w:sz w:val="21"/>
          <w:szCs w:val="21"/>
        </w:rPr>
      </w:pPr>
      <w:r w:rsidRPr="00FB19D4">
        <w:rPr>
          <w:sz w:val="21"/>
          <w:szCs w:val="21"/>
        </w:rPr>
        <w:t>$200,000 - $299,999</w:t>
      </w:r>
    </w:p>
    <w:p w14:paraId="1BE6EA77" w14:textId="77777777" w:rsidR="00B97255" w:rsidRPr="00FB19D4" w:rsidRDefault="00B97255" w:rsidP="00F84DC2">
      <w:pPr>
        <w:pStyle w:val="ListParagraph"/>
        <w:numPr>
          <w:ilvl w:val="0"/>
          <w:numId w:val="25"/>
        </w:numPr>
        <w:spacing w:after="0" w:line="240" w:lineRule="auto"/>
        <w:rPr>
          <w:sz w:val="21"/>
          <w:szCs w:val="21"/>
        </w:rPr>
      </w:pPr>
      <w:r w:rsidRPr="00FB19D4">
        <w:rPr>
          <w:sz w:val="21"/>
          <w:szCs w:val="21"/>
        </w:rPr>
        <w:t>$300,000 - $499,999</w:t>
      </w:r>
    </w:p>
    <w:p w14:paraId="04BDAB1D" w14:textId="77777777" w:rsidR="00B97255" w:rsidRPr="00FB19D4" w:rsidRDefault="00B97255" w:rsidP="00F84DC2">
      <w:pPr>
        <w:pStyle w:val="ListParagraph"/>
        <w:numPr>
          <w:ilvl w:val="0"/>
          <w:numId w:val="25"/>
        </w:numPr>
        <w:spacing w:after="0" w:line="240" w:lineRule="auto"/>
        <w:rPr>
          <w:sz w:val="21"/>
          <w:szCs w:val="21"/>
        </w:rPr>
      </w:pPr>
      <w:r w:rsidRPr="00FB19D4">
        <w:rPr>
          <w:sz w:val="21"/>
          <w:szCs w:val="21"/>
        </w:rPr>
        <w:t>$500,000 - $999,999</w:t>
      </w:r>
    </w:p>
    <w:p w14:paraId="7B5A1D7C" w14:textId="77777777" w:rsidR="00B97255" w:rsidRPr="00FB19D4" w:rsidRDefault="00B97255" w:rsidP="00F84DC2">
      <w:pPr>
        <w:pStyle w:val="ListParagraph"/>
        <w:numPr>
          <w:ilvl w:val="0"/>
          <w:numId w:val="25"/>
        </w:numPr>
        <w:spacing w:after="0" w:line="240" w:lineRule="auto"/>
        <w:rPr>
          <w:sz w:val="21"/>
          <w:szCs w:val="21"/>
        </w:rPr>
      </w:pPr>
      <w:r w:rsidRPr="00FB19D4">
        <w:rPr>
          <w:sz w:val="21"/>
          <w:szCs w:val="21"/>
        </w:rPr>
        <w:t>$1 million or more</w:t>
      </w:r>
    </w:p>
    <w:p w14:paraId="4B2A0B1B" w14:textId="77777777" w:rsidR="00B97255" w:rsidRPr="00FB19D4" w:rsidRDefault="00B97255" w:rsidP="00F84DC2">
      <w:pPr>
        <w:pStyle w:val="ListParagraph"/>
        <w:numPr>
          <w:ilvl w:val="0"/>
          <w:numId w:val="25"/>
        </w:numPr>
        <w:spacing w:after="0" w:line="240" w:lineRule="auto"/>
        <w:rPr>
          <w:sz w:val="21"/>
          <w:szCs w:val="21"/>
        </w:rPr>
      </w:pPr>
      <w:r w:rsidRPr="00FB19D4">
        <w:rPr>
          <w:sz w:val="21"/>
          <w:szCs w:val="21"/>
        </w:rPr>
        <w:t>Not sure</w:t>
      </w:r>
    </w:p>
    <w:p w14:paraId="26F8E001" w14:textId="77777777" w:rsidR="00B97255" w:rsidRPr="00FB19D4" w:rsidRDefault="00B97255" w:rsidP="00F84DC2">
      <w:pPr>
        <w:pStyle w:val="ListParagraph"/>
        <w:numPr>
          <w:ilvl w:val="0"/>
          <w:numId w:val="25"/>
        </w:numPr>
        <w:spacing w:after="0" w:line="240" w:lineRule="auto"/>
        <w:rPr>
          <w:sz w:val="21"/>
          <w:szCs w:val="21"/>
        </w:rPr>
      </w:pPr>
      <w:r w:rsidRPr="00FB19D4">
        <w:rPr>
          <w:sz w:val="21"/>
          <w:szCs w:val="21"/>
        </w:rPr>
        <w:t>Prefer not to respond</w:t>
      </w:r>
    </w:p>
    <w:p w14:paraId="36556B42" w14:textId="2F6B137F" w:rsidR="00F55FFF" w:rsidRPr="00FB19D4" w:rsidRDefault="00F55FFF" w:rsidP="00F55FFF">
      <w:pPr>
        <w:tabs>
          <w:tab w:val="num" w:pos="270"/>
        </w:tabs>
        <w:spacing w:after="0" w:line="240" w:lineRule="auto"/>
        <w:rPr>
          <w:rFonts w:cstheme="minorHAnsi"/>
          <w:iCs/>
          <w:sz w:val="21"/>
          <w:szCs w:val="21"/>
          <w:lang w:val="en-US"/>
        </w:rPr>
      </w:pPr>
    </w:p>
    <w:p w14:paraId="3DC5B4DF" w14:textId="77777777" w:rsidR="00F55FFF" w:rsidRPr="00FB19D4" w:rsidRDefault="00F55FFF" w:rsidP="00037561">
      <w:pPr>
        <w:pStyle w:val="ListParagraph"/>
        <w:numPr>
          <w:ilvl w:val="0"/>
          <w:numId w:val="6"/>
        </w:numPr>
        <w:spacing w:after="0" w:line="240" w:lineRule="auto"/>
        <w:rPr>
          <w:sz w:val="21"/>
          <w:szCs w:val="21"/>
        </w:rPr>
      </w:pPr>
      <w:r w:rsidRPr="00FB19D4">
        <w:rPr>
          <w:sz w:val="21"/>
          <w:szCs w:val="21"/>
        </w:rPr>
        <w:t xml:space="preserve">What is the highest level of education you have completed?  </w:t>
      </w:r>
    </w:p>
    <w:p w14:paraId="64B8AA59" w14:textId="77777777" w:rsidR="00F55FFF" w:rsidRPr="00FB19D4" w:rsidRDefault="00F55FFF" w:rsidP="00F84DC2">
      <w:pPr>
        <w:pStyle w:val="ListParagraph"/>
        <w:numPr>
          <w:ilvl w:val="0"/>
          <w:numId w:val="26"/>
        </w:numPr>
        <w:spacing w:after="0" w:line="240" w:lineRule="auto"/>
        <w:rPr>
          <w:sz w:val="21"/>
          <w:szCs w:val="21"/>
        </w:rPr>
      </w:pPr>
      <w:r w:rsidRPr="00FB19D4">
        <w:rPr>
          <w:sz w:val="21"/>
          <w:szCs w:val="21"/>
        </w:rPr>
        <w:t>Less than high school</w:t>
      </w:r>
    </w:p>
    <w:p w14:paraId="1B6C0248" w14:textId="77777777" w:rsidR="00F55FFF" w:rsidRPr="00FB19D4" w:rsidRDefault="00F55FFF" w:rsidP="00F84DC2">
      <w:pPr>
        <w:pStyle w:val="ListParagraph"/>
        <w:numPr>
          <w:ilvl w:val="0"/>
          <w:numId w:val="26"/>
        </w:numPr>
        <w:spacing w:after="0" w:line="240" w:lineRule="auto"/>
        <w:rPr>
          <w:sz w:val="21"/>
          <w:szCs w:val="21"/>
        </w:rPr>
      </w:pPr>
      <w:r w:rsidRPr="00FB19D4">
        <w:rPr>
          <w:sz w:val="21"/>
          <w:szCs w:val="21"/>
        </w:rPr>
        <w:t>Some high school</w:t>
      </w:r>
    </w:p>
    <w:p w14:paraId="19A057DB" w14:textId="77777777" w:rsidR="00F55FFF" w:rsidRPr="00FB19D4" w:rsidRDefault="00F55FFF" w:rsidP="00F84DC2">
      <w:pPr>
        <w:pStyle w:val="ListParagraph"/>
        <w:numPr>
          <w:ilvl w:val="0"/>
          <w:numId w:val="26"/>
        </w:numPr>
        <w:spacing w:after="0" w:line="240" w:lineRule="auto"/>
        <w:rPr>
          <w:sz w:val="21"/>
          <w:szCs w:val="21"/>
        </w:rPr>
      </w:pPr>
      <w:r w:rsidRPr="00FB19D4">
        <w:rPr>
          <w:sz w:val="21"/>
          <w:szCs w:val="21"/>
        </w:rPr>
        <w:t>Completed high school</w:t>
      </w:r>
    </w:p>
    <w:p w14:paraId="37571BEA" w14:textId="77777777" w:rsidR="00F55FFF" w:rsidRPr="00FB19D4" w:rsidRDefault="00F55FFF" w:rsidP="00F84DC2">
      <w:pPr>
        <w:pStyle w:val="ListParagraph"/>
        <w:numPr>
          <w:ilvl w:val="0"/>
          <w:numId w:val="26"/>
        </w:numPr>
        <w:spacing w:after="0" w:line="240" w:lineRule="auto"/>
        <w:rPr>
          <w:sz w:val="21"/>
          <w:szCs w:val="21"/>
        </w:rPr>
      </w:pPr>
      <w:r w:rsidRPr="00FB19D4">
        <w:rPr>
          <w:sz w:val="21"/>
          <w:szCs w:val="21"/>
        </w:rPr>
        <w:t>Some college/university</w:t>
      </w:r>
    </w:p>
    <w:p w14:paraId="23D6B20E" w14:textId="77777777" w:rsidR="00F55FFF" w:rsidRPr="00FB19D4" w:rsidRDefault="00F55FFF" w:rsidP="00F84DC2">
      <w:pPr>
        <w:pStyle w:val="ListParagraph"/>
        <w:numPr>
          <w:ilvl w:val="0"/>
          <w:numId w:val="26"/>
        </w:numPr>
        <w:spacing w:after="0" w:line="240" w:lineRule="auto"/>
        <w:rPr>
          <w:sz w:val="21"/>
          <w:szCs w:val="21"/>
        </w:rPr>
      </w:pPr>
      <w:r w:rsidRPr="00FB19D4">
        <w:rPr>
          <w:sz w:val="21"/>
          <w:szCs w:val="21"/>
        </w:rPr>
        <w:t>College diploma</w:t>
      </w:r>
    </w:p>
    <w:p w14:paraId="7E7998F3" w14:textId="77777777" w:rsidR="00F55FFF" w:rsidRPr="00FB19D4" w:rsidRDefault="00F55FFF" w:rsidP="00F84DC2">
      <w:pPr>
        <w:pStyle w:val="ListParagraph"/>
        <w:numPr>
          <w:ilvl w:val="0"/>
          <w:numId w:val="26"/>
        </w:numPr>
        <w:spacing w:after="0" w:line="240" w:lineRule="auto"/>
        <w:rPr>
          <w:sz w:val="21"/>
          <w:szCs w:val="21"/>
        </w:rPr>
      </w:pPr>
      <w:r w:rsidRPr="00FB19D4">
        <w:rPr>
          <w:sz w:val="21"/>
          <w:szCs w:val="21"/>
        </w:rPr>
        <w:t>University degree</w:t>
      </w:r>
    </w:p>
    <w:p w14:paraId="19EDA8A0" w14:textId="77777777" w:rsidR="00F55FFF" w:rsidRPr="00FB19D4" w:rsidRDefault="00F55FFF" w:rsidP="00F84DC2">
      <w:pPr>
        <w:pStyle w:val="ListParagraph"/>
        <w:numPr>
          <w:ilvl w:val="0"/>
          <w:numId w:val="26"/>
        </w:numPr>
        <w:spacing w:after="0" w:line="240" w:lineRule="auto"/>
        <w:rPr>
          <w:sz w:val="21"/>
          <w:szCs w:val="21"/>
        </w:rPr>
      </w:pPr>
      <w:r w:rsidRPr="00FB19D4">
        <w:rPr>
          <w:sz w:val="21"/>
          <w:szCs w:val="21"/>
        </w:rPr>
        <w:t>Post-graduate</w:t>
      </w:r>
    </w:p>
    <w:p w14:paraId="4D6ACFD3" w14:textId="77777777" w:rsidR="00F55FFF" w:rsidRPr="00FB19D4" w:rsidRDefault="00F55FFF" w:rsidP="00F84DC2">
      <w:pPr>
        <w:pStyle w:val="ListParagraph"/>
        <w:numPr>
          <w:ilvl w:val="0"/>
          <w:numId w:val="26"/>
        </w:numPr>
        <w:spacing w:after="0" w:line="240" w:lineRule="auto"/>
        <w:rPr>
          <w:sz w:val="21"/>
          <w:szCs w:val="21"/>
        </w:rPr>
      </w:pPr>
      <w:r w:rsidRPr="00FB19D4">
        <w:rPr>
          <w:sz w:val="21"/>
          <w:szCs w:val="21"/>
        </w:rPr>
        <w:t>Prefer not to respond</w:t>
      </w:r>
    </w:p>
    <w:p w14:paraId="1F3D8FA7" w14:textId="77777777" w:rsidR="00B153FD" w:rsidRPr="00FB19D4" w:rsidRDefault="00B153FD" w:rsidP="00F55FFF">
      <w:pPr>
        <w:spacing w:after="0" w:line="240" w:lineRule="auto"/>
        <w:rPr>
          <w:rFonts w:ascii="Calibri" w:hAnsi="Calibri" w:cs="Calibri"/>
          <w:sz w:val="21"/>
          <w:szCs w:val="21"/>
        </w:rPr>
      </w:pPr>
    </w:p>
    <w:p w14:paraId="2ADA9A86" w14:textId="462D19CD" w:rsidR="00F55FFF" w:rsidRPr="00FB19D4" w:rsidRDefault="00F55FFF" w:rsidP="00037561">
      <w:pPr>
        <w:pStyle w:val="ListParagraph"/>
        <w:numPr>
          <w:ilvl w:val="0"/>
          <w:numId w:val="6"/>
        </w:numPr>
        <w:spacing w:after="0" w:line="240" w:lineRule="auto"/>
        <w:rPr>
          <w:rFonts w:cstheme="minorHAnsi"/>
          <w:sz w:val="21"/>
          <w:szCs w:val="21"/>
        </w:rPr>
      </w:pPr>
      <w:r w:rsidRPr="00FB19D4">
        <w:rPr>
          <w:rFonts w:cstheme="minorHAnsi"/>
          <w:sz w:val="21"/>
          <w:szCs w:val="21"/>
        </w:rPr>
        <w:t>Do you have children, of any age?</w:t>
      </w:r>
    </w:p>
    <w:p w14:paraId="1F66BE94" w14:textId="5FAE5E9A" w:rsidR="00F55FFF" w:rsidRPr="00FB19D4" w:rsidRDefault="00F55FFF" w:rsidP="00F84DC2">
      <w:pPr>
        <w:pStyle w:val="ListParagraph"/>
        <w:numPr>
          <w:ilvl w:val="0"/>
          <w:numId w:val="27"/>
        </w:numPr>
        <w:spacing w:after="0" w:line="240" w:lineRule="auto"/>
        <w:rPr>
          <w:rFonts w:cstheme="minorHAnsi"/>
          <w:sz w:val="21"/>
          <w:szCs w:val="21"/>
        </w:rPr>
      </w:pPr>
      <w:r w:rsidRPr="00FB19D4">
        <w:rPr>
          <w:rFonts w:cstheme="minorHAnsi"/>
          <w:sz w:val="21"/>
          <w:szCs w:val="21"/>
        </w:rPr>
        <w:t xml:space="preserve">Yes </w:t>
      </w:r>
      <w:r w:rsidR="00923517" w:rsidRPr="00FB19D4">
        <w:rPr>
          <w:rFonts w:cstheme="minorHAnsi"/>
          <w:sz w:val="21"/>
          <w:szCs w:val="21"/>
        </w:rPr>
        <w:t>– in the home</w:t>
      </w:r>
    </w:p>
    <w:p w14:paraId="3F701941" w14:textId="6B386B12" w:rsidR="00923517" w:rsidRPr="00FB19D4" w:rsidRDefault="00923517" w:rsidP="00F84DC2">
      <w:pPr>
        <w:pStyle w:val="ListParagraph"/>
        <w:numPr>
          <w:ilvl w:val="0"/>
          <w:numId w:val="27"/>
        </w:numPr>
        <w:spacing w:after="0" w:line="240" w:lineRule="auto"/>
        <w:rPr>
          <w:rFonts w:cstheme="minorHAnsi"/>
          <w:sz w:val="21"/>
          <w:szCs w:val="21"/>
        </w:rPr>
      </w:pPr>
      <w:r w:rsidRPr="00FB19D4">
        <w:rPr>
          <w:rFonts w:cstheme="minorHAnsi"/>
          <w:sz w:val="21"/>
          <w:szCs w:val="21"/>
        </w:rPr>
        <w:t>Yes – but live outside of the home</w:t>
      </w:r>
    </w:p>
    <w:p w14:paraId="6E708287" w14:textId="564440E2" w:rsidR="00892E1C" w:rsidRPr="00FB19D4" w:rsidRDefault="00892E1C" w:rsidP="00F84DC2">
      <w:pPr>
        <w:pStyle w:val="ListParagraph"/>
        <w:numPr>
          <w:ilvl w:val="0"/>
          <w:numId w:val="27"/>
        </w:numPr>
        <w:spacing w:after="0" w:line="240" w:lineRule="auto"/>
        <w:rPr>
          <w:rFonts w:cstheme="minorHAnsi"/>
          <w:sz w:val="21"/>
          <w:szCs w:val="21"/>
        </w:rPr>
      </w:pPr>
      <w:r w:rsidRPr="00FB19D4">
        <w:rPr>
          <w:rFonts w:cstheme="minorHAnsi"/>
          <w:sz w:val="21"/>
          <w:szCs w:val="21"/>
        </w:rPr>
        <w:t xml:space="preserve">Yes – both in and outside of the home </w:t>
      </w:r>
    </w:p>
    <w:p w14:paraId="43A9FA93" w14:textId="77777777" w:rsidR="00F55FFF" w:rsidRPr="00FB19D4" w:rsidRDefault="00F55FFF" w:rsidP="00F84DC2">
      <w:pPr>
        <w:pStyle w:val="ListParagraph"/>
        <w:numPr>
          <w:ilvl w:val="0"/>
          <w:numId w:val="27"/>
        </w:numPr>
        <w:spacing w:after="0" w:line="240" w:lineRule="auto"/>
        <w:rPr>
          <w:rFonts w:cstheme="minorHAnsi"/>
          <w:sz w:val="21"/>
          <w:szCs w:val="21"/>
        </w:rPr>
      </w:pPr>
      <w:r w:rsidRPr="00FB19D4">
        <w:rPr>
          <w:rFonts w:cstheme="minorHAnsi"/>
          <w:sz w:val="21"/>
          <w:szCs w:val="21"/>
        </w:rPr>
        <w:t xml:space="preserve">No </w:t>
      </w:r>
    </w:p>
    <w:p w14:paraId="6AFEA5D4" w14:textId="77777777" w:rsidR="00F55FFF" w:rsidRPr="00FB19D4" w:rsidRDefault="00F55FFF" w:rsidP="00F84DC2">
      <w:pPr>
        <w:pStyle w:val="ListParagraph"/>
        <w:numPr>
          <w:ilvl w:val="0"/>
          <w:numId w:val="27"/>
        </w:numPr>
        <w:spacing w:after="0" w:line="240" w:lineRule="auto"/>
        <w:rPr>
          <w:rFonts w:cstheme="minorHAnsi"/>
          <w:sz w:val="21"/>
          <w:szCs w:val="21"/>
        </w:rPr>
      </w:pPr>
      <w:r w:rsidRPr="00FB19D4">
        <w:rPr>
          <w:rFonts w:cstheme="minorHAnsi"/>
          <w:sz w:val="21"/>
          <w:szCs w:val="21"/>
        </w:rPr>
        <w:t xml:space="preserve">Prefer not to respond </w:t>
      </w:r>
    </w:p>
    <w:p w14:paraId="462C9A58" w14:textId="77777777" w:rsidR="00F55FFF" w:rsidRPr="00FB19D4" w:rsidRDefault="00F55FFF" w:rsidP="00F55FFF">
      <w:pPr>
        <w:spacing w:after="0" w:line="240" w:lineRule="auto"/>
        <w:rPr>
          <w:rFonts w:ascii="Calibri" w:hAnsi="Calibri" w:cs="Calibri"/>
          <w:sz w:val="21"/>
          <w:szCs w:val="21"/>
        </w:rPr>
      </w:pPr>
    </w:p>
    <w:p w14:paraId="382A0433" w14:textId="77777777" w:rsidR="00F55FFF" w:rsidRPr="00FB19D4" w:rsidRDefault="00F55FFF" w:rsidP="00037561">
      <w:pPr>
        <w:pStyle w:val="ListParagraph"/>
        <w:numPr>
          <w:ilvl w:val="0"/>
          <w:numId w:val="6"/>
        </w:numPr>
        <w:spacing w:after="0" w:line="240" w:lineRule="auto"/>
        <w:rPr>
          <w:sz w:val="21"/>
          <w:szCs w:val="21"/>
        </w:rPr>
      </w:pPr>
      <w:r w:rsidRPr="00FB19D4">
        <w:rPr>
          <w:sz w:val="21"/>
          <w:szCs w:val="21"/>
        </w:rPr>
        <w:t>What is your gender?</w:t>
      </w:r>
    </w:p>
    <w:p w14:paraId="3EEFF763" w14:textId="77777777" w:rsidR="00F55FFF" w:rsidRPr="00FB19D4" w:rsidRDefault="00F55FFF" w:rsidP="00F84DC2">
      <w:pPr>
        <w:pStyle w:val="ListParagraph"/>
        <w:numPr>
          <w:ilvl w:val="0"/>
          <w:numId w:val="28"/>
        </w:numPr>
        <w:spacing w:after="0" w:line="240" w:lineRule="auto"/>
        <w:rPr>
          <w:sz w:val="21"/>
          <w:szCs w:val="21"/>
        </w:rPr>
      </w:pPr>
      <w:r w:rsidRPr="00FB19D4">
        <w:rPr>
          <w:sz w:val="21"/>
          <w:szCs w:val="21"/>
        </w:rPr>
        <w:t>Male</w:t>
      </w:r>
    </w:p>
    <w:p w14:paraId="16F26929" w14:textId="77777777" w:rsidR="00F55FFF" w:rsidRPr="00FB19D4" w:rsidRDefault="00F55FFF" w:rsidP="00F84DC2">
      <w:pPr>
        <w:pStyle w:val="ListParagraph"/>
        <w:numPr>
          <w:ilvl w:val="0"/>
          <w:numId w:val="28"/>
        </w:numPr>
        <w:spacing w:after="0" w:line="240" w:lineRule="auto"/>
        <w:rPr>
          <w:sz w:val="21"/>
          <w:szCs w:val="21"/>
        </w:rPr>
      </w:pPr>
      <w:r w:rsidRPr="00FB19D4">
        <w:rPr>
          <w:sz w:val="21"/>
          <w:szCs w:val="21"/>
        </w:rPr>
        <w:t>Female</w:t>
      </w:r>
    </w:p>
    <w:p w14:paraId="6CB8F55A" w14:textId="66614630" w:rsidR="00F55FFF" w:rsidRPr="00FB19D4" w:rsidRDefault="00923517" w:rsidP="00F84DC2">
      <w:pPr>
        <w:pStyle w:val="ListParagraph"/>
        <w:numPr>
          <w:ilvl w:val="0"/>
          <w:numId w:val="28"/>
        </w:numPr>
        <w:spacing w:after="0" w:line="240" w:lineRule="auto"/>
        <w:rPr>
          <w:sz w:val="21"/>
          <w:szCs w:val="21"/>
        </w:rPr>
      </w:pPr>
      <w:r w:rsidRPr="00FB19D4">
        <w:rPr>
          <w:sz w:val="21"/>
          <w:szCs w:val="21"/>
        </w:rPr>
        <w:t>Identify as other</w:t>
      </w:r>
    </w:p>
    <w:p w14:paraId="0EA96506" w14:textId="77777777" w:rsidR="00F55FFF" w:rsidRPr="00FB19D4" w:rsidRDefault="00F55FFF" w:rsidP="00F84DC2">
      <w:pPr>
        <w:pStyle w:val="ListParagraph"/>
        <w:numPr>
          <w:ilvl w:val="0"/>
          <w:numId w:val="28"/>
        </w:numPr>
        <w:spacing w:after="0" w:line="240" w:lineRule="auto"/>
        <w:rPr>
          <w:sz w:val="21"/>
          <w:szCs w:val="21"/>
        </w:rPr>
      </w:pPr>
      <w:r w:rsidRPr="00FB19D4">
        <w:rPr>
          <w:sz w:val="21"/>
          <w:szCs w:val="21"/>
        </w:rPr>
        <w:t>Prefer not to respond</w:t>
      </w:r>
    </w:p>
    <w:p w14:paraId="6426C0A1" w14:textId="77777777" w:rsidR="00F55FFF" w:rsidRPr="00FB19D4" w:rsidRDefault="00F55FFF" w:rsidP="00037561">
      <w:pPr>
        <w:pStyle w:val="ListParagraph"/>
        <w:numPr>
          <w:ilvl w:val="0"/>
          <w:numId w:val="6"/>
        </w:numPr>
        <w:spacing w:after="0" w:line="240" w:lineRule="auto"/>
        <w:rPr>
          <w:sz w:val="21"/>
          <w:szCs w:val="21"/>
        </w:rPr>
      </w:pPr>
      <w:r w:rsidRPr="00FB19D4">
        <w:rPr>
          <w:sz w:val="21"/>
          <w:szCs w:val="21"/>
        </w:rPr>
        <w:t>In which province do you reside?</w:t>
      </w:r>
    </w:p>
    <w:p w14:paraId="3DB8C7AA" w14:textId="77777777" w:rsidR="00F55FFF" w:rsidRPr="00FB19D4" w:rsidRDefault="00F55FFF" w:rsidP="00F84DC2">
      <w:pPr>
        <w:pStyle w:val="ListParagraph"/>
        <w:numPr>
          <w:ilvl w:val="0"/>
          <w:numId w:val="29"/>
        </w:numPr>
        <w:spacing w:after="0" w:line="240" w:lineRule="auto"/>
        <w:rPr>
          <w:sz w:val="21"/>
          <w:szCs w:val="21"/>
        </w:rPr>
      </w:pPr>
      <w:r w:rsidRPr="00FB19D4">
        <w:rPr>
          <w:sz w:val="21"/>
          <w:szCs w:val="21"/>
        </w:rPr>
        <w:t>British Columbia</w:t>
      </w:r>
    </w:p>
    <w:p w14:paraId="74D0A32A" w14:textId="77777777" w:rsidR="00F55FFF" w:rsidRPr="00FB19D4" w:rsidRDefault="00F55FFF" w:rsidP="00F84DC2">
      <w:pPr>
        <w:pStyle w:val="ListParagraph"/>
        <w:numPr>
          <w:ilvl w:val="0"/>
          <w:numId w:val="29"/>
        </w:numPr>
        <w:spacing w:after="0" w:line="240" w:lineRule="auto"/>
        <w:rPr>
          <w:sz w:val="21"/>
          <w:szCs w:val="21"/>
        </w:rPr>
      </w:pPr>
      <w:r w:rsidRPr="00FB19D4">
        <w:rPr>
          <w:sz w:val="21"/>
          <w:szCs w:val="21"/>
        </w:rPr>
        <w:t>Alberta</w:t>
      </w:r>
      <w:r w:rsidRPr="00FB19D4">
        <w:rPr>
          <w:sz w:val="21"/>
          <w:szCs w:val="21"/>
        </w:rPr>
        <w:tab/>
      </w:r>
    </w:p>
    <w:p w14:paraId="03107D5E" w14:textId="77777777" w:rsidR="00F55FFF" w:rsidRPr="00FB19D4" w:rsidRDefault="00F55FFF" w:rsidP="00F84DC2">
      <w:pPr>
        <w:pStyle w:val="ListParagraph"/>
        <w:numPr>
          <w:ilvl w:val="0"/>
          <w:numId w:val="29"/>
        </w:numPr>
        <w:spacing w:after="0" w:line="240" w:lineRule="auto"/>
        <w:rPr>
          <w:sz w:val="21"/>
          <w:szCs w:val="21"/>
        </w:rPr>
      </w:pPr>
      <w:r w:rsidRPr="00FB19D4">
        <w:rPr>
          <w:sz w:val="21"/>
          <w:szCs w:val="21"/>
        </w:rPr>
        <w:t>Saskatchewan</w:t>
      </w:r>
    </w:p>
    <w:p w14:paraId="2AA64369" w14:textId="77777777" w:rsidR="00F55FFF" w:rsidRPr="00FB19D4" w:rsidRDefault="00F55FFF" w:rsidP="00F84DC2">
      <w:pPr>
        <w:pStyle w:val="ListParagraph"/>
        <w:numPr>
          <w:ilvl w:val="0"/>
          <w:numId w:val="29"/>
        </w:numPr>
        <w:spacing w:after="0" w:line="240" w:lineRule="auto"/>
        <w:rPr>
          <w:sz w:val="21"/>
          <w:szCs w:val="21"/>
        </w:rPr>
      </w:pPr>
      <w:r w:rsidRPr="00FB19D4">
        <w:rPr>
          <w:sz w:val="21"/>
          <w:szCs w:val="21"/>
        </w:rPr>
        <w:t>Manitoba</w:t>
      </w:r>
      <w:r w:rsidRPr="00FB19D4">
        <w:rPr>
          <w:sz w:val="21"/>
          <w:szCs w:val="21"/>
        </w:rPr>
        <w:tab/>
      </w:r>
    </w:p>
    <w:p w14:paraId="4774D8D4" w14:textId="77777777" w:rsidR="00F55FFF" w:rsidRPr="00FB19D4" w:rsidRDefault="00F55FFF" w:rsidP="00F84DC2">
      <w:pPr>
        <w:pStyle w:val="ListParagraph"/>
        <w:numPr>
          <w:ilvl w:val="0"/>
          <w:numId w:val="29"/>
        </w:numPr>
        <w:spacing w:after="0" w:line="240" w:lineRule="auto"/>
        <w:rPr>
          <w:sz w:val="21"/>
          <w:szCs w:val="21"/>
        </w:rPr>
      </w:pPr>
      <w:r w:rsidRPr="00FB19D4">
        <w:rPr>
          <w:sz w:val="21"/>
          <w:szCs w:val="21"/>
        </w:rPr>
        <w:t>Ontario</w:t>
      </w:r>
      <w:r w:rsidRPr="00FB19D4">
        <w:rPr>
          <w:sz w:val="21"/>
          <w:szCs w:val="21"/>
        </w:rPr>
        <w:tab/>
      </w:r>
    </w:p>
    <w:p w14:paraId="68AF2B02" w14:textId="77777777" w:rsidR="00F55FFF" w:rsidRPr="00FB19D4" w:rsidRDefault="00F55FFF" w:rsidP="00F84DC2">
      <w:pPr>
        <w:pStyle w:val="ListParagraph"/>
        <w:numPr>
          <w:ilvl w:val="0"/>
          <w:numId w:val="29"/>
        </w:numPr>
        <w:spacing w:after="0" w:line="240" w:lineRule="auto"/>
        <w:rPr>
          <w:sz w:val="21"/>
          <w:szCs w:val="21"/>
        </w:rPr>
      </w:pPr>
      <w:r w:rsidRPr="00FB19D4">
        <w:rPr>
          <w:sz w:val="21"/>
          <w:szCs w:val="21"/>
        </w:rPr>
        <w:t>Quebec</w:t>
      </w:r>
      <w:r w:rsidRPr="00FB19D4">
        <w:rPr>
          <w:sz w:val="21"/>
          <w:szCs w:val="21"/>
        </w:rPr>
        <w:tab/>
      </w:r>
    </w:p>
    <w:p w14:paraId="2311DE72" w14:textId="77777777" w:rsidR="00F55FFF" w:rsidRPr="00FB19D4" w:rsidRDefault="00F55FFF" w:rsidP="00F84DC2">
      <w:pPr>
        <w:pStyle w:val="ListParagraph"/>
        <w:numPr>
          <w:ilvl w:val="0"/>
          <w:numId w:val="29"/>
        </w:numPr>
        <w:spacing w:after="0" w:line="240" w:lineRule="auto"/>
        <w:rPr>
          <w:sz w:val="21"/>
          <w:szCs w:val="21"/>
        </w:rPr>
      </w:pPr>
      <w:r w:rsidRPr="00FB19D4">
        <w:rPr>
          <w:sz w:val="21"/>
          <w:szCs w:val="21"/>
        </w:rPr>
        <w:t>New Brunswick</w:t>
      </w:r>
    </w:p>
    <w:p w14:paraId="7F8F7268" w14:textId="77777777" w:rsidR="00F55FFF" w:rsidRPr="00FB19D4" w:rsidRDefault="00F55FFF" w:rsidP="00F84DC2">
      <w:pPr>
        <w:pStyle w:val="ListParagraph"/>
        <w:numPr>
          <w:ilvl w:val="0"/>
          <w:numId w:val="29"/>
        </w:numPr>
        <w:spacing w:after="0" w:line="240" w:lineRule="auto"/>
        <w:rPr>
          <w:sz w:val="21"/>
          <w:szCs w:val="21"/>
        </w:rPr>
      </w:pPr>
      <w:r w:rsidRPr="00FB19D4">
        <w:rPr>
          <w:sz w:val="21"/>
          <w:szCs w:val="21"/>
        </w:rPr>
        <w:t>Nova Scotia</w:t>
      </w:r>
      <w:r w:rsidRPr="00FB19D4">
        <w:rPr>
          <w:sz w:val="21"/>
          <w:szCs w:val="21"/>
        </w:rPr>
        <w:tab/>
      </w:r>
    </w:p>
    <w:p w14:paraId="3D250C6C" w14:textId="77777777" w:rsidR="00F55FFF" w:rsidRPr="00FB19D4" w:rsidRDefault="00F55FFF" w:rsidP="00F84DC2">
      <w:pPr>
        <w:pStyle w:val="ListParagraph"/>
        <w:numPr>
          <w:ilvl w:val="0"/>
          <w:numId w:val="29"/>
        </w:numPr>
        <w:spacing w:after="0" w:line="240" w:lineRule="auto"/>
        <w:rPr>
          <w:sz w:val="21"/>
          <w:szCs w:val="21"/>
        </w:rPr>
      </w:pPr>
      <w:r w:rsidRPr="00FB19D4">
        <w:rPr>
          <w:sz w:val="21"/>
          <w:szCs w:val="21"/>
        </w:rPr>
        <w:t>Prince Edward Island</w:t>
      </w:r>
      <w:r w:rsidRPr="00FB19D4">
        <w:rPr>
          <w:sz w:val="21"/>
          <w:szCs w:val="21"/>
        </w:rPr>
        <w:tab/>
      </w:r>
    </w:p>
    <w:p w14:paraId="515A62D3" w14:textId="77777777" w:rsidR="00F55FFF" w:rsidRPr="00FB19D4" w:rsidRDefault="00F55FFF" w:rsidP="00F84DC2">
      <w:pPr>
        <w:pStyle w:val="ListParagraph"/>
        <w:numPr>
          <w:ilvl w:val="0"/>
          <w:numId w:val="29"/>
        </w:numPr>
        <w:spacing w:after="0" w:line="240" w:lineRule="auto"/>
        <w:rPr>
          <w:sz w:val="21"/>
          <w:szCs w:val="21"/>
        </w:rPr>
      </w:pPr>
      <w:r w:rsidRPr="00FB19D4">
        <w:rPr>
          <w:sz w:val="21"/>
          <w:szCs w:val="21"/>
        </w:rPr>
        <w:t>Newfoundland and Labrador</w:t>
      </w:r>
    </w:p>
    <w:p w14:paraId="138E1F75" w14:textId="77777777" w:rsidR="00F55FFF" w:rsidRPr="00FB19D4" w:rsidRDefault="00F55FFF" w:rsidP="00F84DC2">
      <w:pPr>
        <w:pStyle w:val="ListParagraph"/>
        <w:numPr>
          <w:ilvl w:val="0"/>
          <w:numId w:val="29"/>
        </w:numPr>
        <w:spacing w:after="0" w:line="240" w:lineRule="auto"/>
        <w:rPr>
          <w:sz w:val="21"/>
          <w:szCs w:val="21"/>
        </w:rPr>
      </w:pPr>
      <w:r w:rsidRPr="00FB19D4">
        <w:rPr>
          <w:sz w:val="21"/>
          <w:szCs w:val="21"/>
        </w:rPr>
        <w:t>Territory</w:t>
      </w:r>
    </w:p>
    <w:p w14:paraId="4E598712" w14:textId="77777777" w:rsidR="00F55FFF" w:rsidRPr="00FB19D4" w:rsidRDefault="00F55FFF" w:rsidP="00F84DC2">
      <w:pPr>
        <w:pStyle w:val="ListParagraph"/>
        <w:numPr>
          <w:ilvl w:val="0"/>
          <w:numId w:val="29"/>
        </w:numPr>
        <w:spacing w:after="0" w:line="240" w:lineRule="auto"/>
        <w:rPr>
          <w:sz w:val="21"/>
          <w:szCs w:val="21"/>
        </w:rPr>
      </w:pPr>
      <w:r w:rsidRPr="00FB19D4">
        <w:rPr>
          <w:sz w:val="21"/>
          <w:szCs w:val="21"/>
        </w:rPr>
        <w:t>Prefer not to respond</w:t>
      </w:r>
    </w:p>
    <w:p w14:paraId="5FE48B16" w14:textId="77777777" w:rsidR="00E42824" w:rsidRPr="00FB19D4" w:rsidRDefault="00E42824" w:rsidP="00F55FFF">
      <w:pPr>
        <w:spacing w:after="0" w:line="240" w:lineRule="auto"/>
        <w:rPr>
          <w:sz w:val="21"/>
          <w:szCs w:val="21"/>
        </w:rPr>
      </w:pPr>
    </w:p>
    <w:p w14:paraId="1A33A467" w14:textId="3D38A449" w:rsidR="00F55FFF" w:rsidRPr="00FB19D4" w:rsidRDefault="00F55FFF" w:rsidP="00037561">
      <w:pPr>
        <w:pStyle w:val="ListParagraph"/>
        <w:numPr>
          <w:ilvl w:val="0"/>
          <w:numId w:val="6"/>
        </w:numPr>
        <w:spacing w:after="0" w:line="240" w:lineRule="auto"/>
        <w:rPr>
          <w:b/>
          <w:sz w:val="21"/>
          <w:szCs w:val="21"/>
        </w:rPr>
      </w:pPr>
      <w:r w:rsidRPr="00FB19D4">
        <w:rPr>
          <w:sz w:val="21"/>
          <w:szCs w:val="21"/>
        </w:rPr>
        <w:t>To help us better understand how various cultures approach their</w:t>
      </w:r>
      <w:r w:rsidR="00923517" w:rsidRPr="00FB19D4">
        <w:rPr>
          <w:sz w:val="21"/>
          <w:szCs w:val="21"/>
        </w:rPr>
        <w:t xml:space="preserve"> business and</w:t>
      </w:r>
      <w:r w:rsidRPr="00FB19D4">
        <w:rPr>
          <w:sz w:val="21"/>
          <w:szCs w:val="21"/>
        </w:rPr>
        <w:t xml:space="preserve"> finances, how would you describe your cultural descent/ethnic origin? </w:t>
      </w:r>
      <w:r w:rsidRPr="00FB19D4">
        <w:rPr>
          <w:b/>
          <w:sz w:val="21"/>
          <w:szCs w:val="21"/>
        </w:rPr>
        <w:t xml:space="preserve">[CHECK ALL THAT APPLY] </w:t>
      </w:r>
    </w:p>
    <w:p w14:paraId="4A36D278" w14:textId="77777777" w:rsidR="00F55FFF" w:rsidRPr="00FB19D4" w:rsidRDefault="00F55FFF" w:rsidP="00F84DC2">
      <w:pPr>
        <w:pStyle w:val="ListParagraph"/>
        <w:numPr>
          <w:ilvl w:val="0"/>
          <w:numId w:val="30"/>
        </w:numPr>
        <w:spacing w:after="0" w:line="240" w:lineRule="auto"/>
        <w:rPr>
          <w:sz w:val="21"/>
          <w:szCs w:val="21"/>
        </w:rPr>
      </w:pPr>
      <w:r w:rsidRPr="00FB19D4">
        <w:rPr>
          <w:sz w:val="21"/>
          <w:szCs w:val="21"/>
        </w:rPr>
        <w:t xml:space="preserve">Aboriginal First Nations </w:t>
      </w:r>
    </w:p>
    <w:p w14:paraId="34351146" w14:textId="77777777" w:rsidR="00F55FFF" w:rsidRPr="00FB19D4" w:rsidRDefault="00F55FFF" w:rsidP="00F84DC2">
      <w:pPr>
        <w:pStyle w:val="ListParagraph"/>
        <w:numPr>
          <w:ilvl w:val="0"/>
          <w:numId w:val="30"/>
        </w:numPr>
        <w:spacing w:after="0" w:line="240" w:lineRule="auto"/>
        <w:rPr>
          <w:sz w:val="21"/>
          <w:szCs w:val="21"/>
        </w:rPr>
      </w:pPr>
      <w:r w:rsidRPr="00FB19D4">
        <w:rPr>
          <w:sz w:val="21"/>
          <w:szCs w:val="21"/>
        </w:rPr>
        <w:t>African / Black</w:t>
      </w:r>
    </w:p>
    <w:p w14:paraId="72E46F70" w14:textId="77777777" w:rsidR="00F55FFF" w:rsidRPr="00FB19D4" w:rsidRDefault="00F55FFF" w:rsidP="00F84DC2">
      <w:pPr>
        <w:pStyle w:val="ListParagraph"/>
        <w:numPr>
          <w:ilvl w:val="0"/>
          <w:numId w:val="30"/>
        </w:numPr>
        <w:spacing w:after="0" w:line="240" w:lineRule="auto"/>
        <w:rPr>
          <w:sz w:val="21"/>
          <w:szCs w:val="21"/>
        </w:rPr>
      </w:pPr>
      <w:r w:rsidRPr="00FB19D4">
        <w:rPr>
          <w:sz w:val="21"/>
          <w:szCs w:val="21"/>
        </w:rPr>
        <w:t xml:space="preserve">South Asian / East Asian (excluding China) </w:t>
      </w:r>
    </w:p>
    <w:p w14:paraId="409400B1" w14:textId="77777777" w:rsidR="00F55FFF" w:rsidRPr="00FB19D4" w:rsidRDefault="00F55FFF" w:rsidP="00F84DC2">
      <w:pPr>
        <w:pStyle w:val="ListParagraph"/>
        <w:numPr>
          <w:ilvl w:val="0"/>
          <w:numId w:val="30"/>
        </w:numPr>
        <w:spacing w:after="0" w:line="240" w:lineRule="auto"/>
        <w:rPr>
          <w:sz w:val="21"/>
          <w:szCs w:val="21"/>
        </w:rPr>
      </w:pPr>
      <w:r w:rsidRPr="00FB19D4">
        <w:rPr>
          <w:sz w:val="21"/>
          <w:szCs w:val="21"/>
        </w:rPr>
        <w:t xml:space="preserve">Chinese </w:t>
      </w:r>
    </w:p>
    <w:p w14:paraId="08EB5A73" w14:textId="77777777" w:rsidR="00F55FFF" w:rsidRPr="00FB19D4" w:rsidRDefault="00F55FFF" w:rsidP="00F84DC2">
      <w:pPr>
        <w:pStyle w:val="ListParagraph"/>
        <w:numPr>
          <w:ilvl w:val="0"/>
          <w:numId w:val="30"/>
        </w:numPr>
        <w:spacing w:after="0" w:line="240" w:lineRule="auto"/>
        <w:rPr>
          <w:sz w:val="21"/>
          <w:szCs w:val="21"/>
        </w:rPr>
      </w:pPr>
      <w:r w:rsidRPr="00FB19D4">
        <w:rPr>
          <w:sz w:val="21"/>
          <w:szCs w:val="21"/>
        </w:rPr>
        <w:t>West Asian / Arab</w:t>
      </w:r>
    </w:p>
    <w:p w14:paraId="47F9A094" w14:textId="77777777" w:rsidR="00F55FFF" w:rsidRPr="00FB19D4" w:rsidRDefault="00F55FFF" w:rsidP="00F84DC2">
      <w:pPr>
        <w:pStyle w:val="ListParagraph"/>
        <w:numPr>
          <w:ilvl w:val="0"/>
          <w:numId w:val="30"/>
        </w:numPr>
        <w:spacing w:after="0" w:line="240" w:lineRule="auto"/>
        <w:rPr>
          <w:sz w:val="21"/>
          <w:szCs w:val="21"/>
        </w:rPr>
      </w:pPr>
      <w:r w:rsidRPr="00FB19D4">
        <w:rPr>
          <w:sz w:val="21"/>
          <w:szCs w:val="21"/>
        </w:rPr>
        <w:t>Caucasian / White</w:t>
      </w:r>
    </w:p>
    <w:p w14:paraId="4E922D73" w14:textId="77777777" w:rsidR="00F55FFF" w:rsidRPr="00FB19D4" w:rsidRDefault="00F55FFF" w:rsidP="00F84DC2">
      <w:pPr>
        <w:pStyle w:val="ListParagraph"/>
        <w:numPr>
          <w:ilvl w:val="0"/>
          <w:numId w:val="30"/>
        </w:numPr>
        <w:spacing w:after="0" w:line="240" w:lineRule="auto"/>
        <w:rPr>
          <w:sz w:val="21"/>
          <w:szCs w:val="21"/>
        </w:rPr>
      </w:pPr>
      <w:r w:rsidRPr="00FB19D4">
        <w:rPr>
          <w:sz w:val="21"/>
          <w:szCs w:val="21"/>
        </w:rPr>
        <w:t>Latin American</w:t>
      </w:r>
    </w:p>
    <w:p w14:paraId="58E66CE4" w14:textId="77777777" w:rsidR="00F55FFF" w:rsidRPr="00FB19D4" w:rsidRDefault="00F55FFF" w:rsidP="00F84DC2">
      <w:pPr>
        <w:pStyle w:val="ListParagraph"/>
        <w:numPr>
          <w:ilvl w:val="0"/>
          <w:numId w:val="30"/>
        </w:numPr>
        <w:spacing w:after="0" w:line="240" w:lineRule="auto"/>
        <w:rPr>
          <w:sz w:val="21"/>
          <w:szCs w:val="21"/>
        </w:rPr>
      </w:pPr>
      <w:r w:rsidRPr="00FB19D4">
        <w:rPr>
          <w:sz w:val="21"/>
          <w:szCs w:val="21"/>
        </w:rPr>
        <w:t>Other (please specify) _____________________________________________</w:t>
      </w:r>
    </w:p>
    <w:p w14:paraId="1AEC580C" w14:textId="77777777" w:rsidR="00F55FFF" w:rsidRPr="00FB19D4" w:rsidRDefault="00F55FFF" w:rsidP="00F84DC2">
      <w:pPr>
        <w:pStyle w:val="ListParagraph"/>
        <w:numPr>
          <w:ilvl w:val="0"/>
          <w:numId w:val="30"/>
        </w:numPr>
        <w:spacing w:after="0" w:line="240" w:lineRule="auto"/>
        <w:rPr>
          <w:sz w:val="21"/>
          <w:szCs w:val="21"/>
        </w:rPr>
      </w:pPr>
      <w:r w:rsidRPr="00FB19D4">
        <w:rPr>
          <w:sz w:val="21"/>
          <w:szCs w:val="21"/>
        </w:rPr>
        <w:t xml:space="preserve">Prefer not to respond </w:t>
      </w:r>
    </w:p>
    <w:p w14:paraId="643EAED9" w14:textId="77777777" w:rsidR="00CA1F80" w:rsidRPr="00FB19D4" w:rsidRDefault="00CA1F80" w:rsidP="00F55FFF">
      <w:pPr>
        <w:spacing w:after="0" w:line="240" w:lineRule="auto"/>
        <w:rPr>
          <w:sz w:val="21"/>
          <w:szCs w:val="21"/>
        </w:rPr>
      </w:pPr>
    </w:p>
    <w:p w14:paraId="6177A005" w14:textId="77777777" w:rsidR="00F55FFF" w:rsidRPr="00FB19D4" w:rsidRDefault="00F55FFF" w:rsidP="00037561">
      <w:pPr>
        <w:pStyle w:val="ListParagraph"/>
        <w:numPr>
          <w:ilvl w:val="0"/>
          <w:numId w:val="6"/>
        </w:numPr>
        <w:tabs>
          <w:tab w:val="left" w:pos="90"/>
        </w:tabs>
        <w:spacing w:after="0" w:line="240" w:lineRule="auto"/>
        <w:rPr>
          <w:rFonts w:cstheme="minorHAnsi"/>
          <w:sz w:val="21"/>
          <w:szCs w:val="21"/>
        </w:rPr>
      </w:pPr>
      <w:r w:rsidRPr="00FB19D4">
        <w:rPr>
          <w:rFonts w:cstheme="minorHAnsi"/>
          <w:sz w:val="21"/>
          <w:szCs w:val="21"/>
        </w:rPr>
        <w:t>What is your postal code?</w:t>
      </w:r>
    </w:p>
    <w:p w14:paraId="4542D647" w14:textId="4FD30A53" w:rsidR="00F55FFF" w:rsidRPr="00FB19D4" w:rsidRDefault="00F55FFF" w:rsidP="00923517">
      <w:pPr>
        <w:spacing w:after="0" w:line="240" w:lineRule="auto"/>
        <w:ind w:firstLine="360"/>
        <w:rPr>
          <w:sz w:val="21"/>
          <w:szCs w:val="21"/>
        </w:rPr>
      </w:pPr>
      <w:r w:rsidRPr="00FB19D4">
        <w:rPr>
          <w:sz w:val="21"/>
          <w:szCs w:val="21"/>
        </w:rPr>
        <w:t>________________________________</w:t>
      </w:r>
    </w:p>
    <w:p w14:paraId="4574A983" w14:textId="0372B550" w:rsidR="0029569F" w:rsidRPr="00FB19D4" w:rsidRDefault="00F55FFF" w:rsidP="00F84DC2">
      <w:pPr>
        <w:pStyle w:val="ListParagraph"/>
        <w:numPr>
          <w:ilvl w:val="0"/>
          <w:numId w:val="31"/>
        </w:numPr>
        <w:spacing w:after="0" w:line="240" w:lineRule="auto"/>
        <w:rPr>
          <w:sz w:val="21"/>
          <w:szCs w:val="21"/>
        </w:rPr>
      </w:pPr>
      <w:r w:rsidRPr="00FB19D4">
        <w:rPr>
          <w:sz w:val="21"/>
          <w:szCs w:val="21"/>
        </w:rPr>
        <w:t>Prefer not to respond</w:t>
      </w:r>
    </w:p>
    <w:sectPr w:rsidR="0029569F" w:rsidRPr="00FB19D4" w:rsidSect="004B4897">
      <w:headerReference w:type="even" r:id="rId8"/>
      <w:headerReference w:type="default" r:id="rId9"/>
      <w:headerReference w:type="first" r:id="rId10"/>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7470CB" w14:textId="77777777" w:rsidR="00EB2FED" w:rsidRDefault="00EB2FED" w:rsidP="002D36CB">
      <w:pPr>
        <w:spacing w:after="0" w:line="240" w:lineRule="auto"/>
      </w:pPr>
      <w:r>
        <w:separator/>
      </w:r>
    </w:p>
  </w:endnote>
  <w:endnote w:type="continuationSeparator" w:id="0">
    <w:p w14:paraId="526F4D1B" w14:textId="77777777" w:rsidR="00EB2FED" w:rsidRDefault="00EB2FED" w:rsidP="002D3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embedRegular r:id="rId1" w:subsetted="1" w:fontKey="{85B9D480-1E3E-49A4-9F41-C951F607F2ED}"/>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Roboto Condensed Light">
    <w:panose1 w:val="02000000000000000000"/>
    <w:charset w:val="00"/>
    <w:family w:val="auto"/>
    <w:pitch w:val="variable"/>
    <w:sig w:usb0="E00002FF" w:usb1="5000205B" w:usb2="00000020" w:usb3="00000000" w:csb0="0000019F" w:csb1="00000000"/>
    <w:embedRegular r:id="rId2" w:fontKey="{99470706-1359-405F-9155-F779192EE572}"/>
    <w:embedBold r:id="rId3" w:fontKey="{B2503AB0-D8D7-47DA-8CB2-963E449F29DC}"/>
    <w:embedItalic r:id="rId4" w:fontKey="{9585529B-CE40-4EDE-AAF1-CAC6F4D5712B}"/>
    <w:embedBoldItalic r:id="rId5" w:fontKey="{07D982B3-3B34-4C73-BB84-8A3968EC29D3}"/>
  </w:font>
  <w:font w:name="Roboto Condensed">
    <w:panose1 w:val="02000000000000000000"/>
    <w:charset w:val="00"/>
    <w:family w:val="auto"/>
    <w:pitch w:val="variable"/>
    <w:sig w:usb0="E00002FF" w:usb1="5000205B" w:usb2="00000020" w:usb3="00000000" w:csb0="0000019F" w:csb1="00000000"/>
    <w:embedRegular r:id="rId6" w:fontKey="{277FB2D5-664F-48F2-979A-BFDCCB1F2BB1}"/>
    <w:embedBold r:id="rId7" w:fontKey="{D20DDA69-B95B-4159-B0D3-BA696F91309E}"/>
    <w:embedItalic r:id="rId8" w:fontKey="{FCE59D6E-4848-4319-B4CB-875A91F194EE}"/>
    <w:embedBoldItalic r:id="rId9" w:fontKey="{CB93E079-1B83-4A86-B964-8DE3EAFAF5C6}"/>
  </w:font>
  <w:font w:name="Arial">
    <w:panose1 w:val="020B0604020202020204"/>
    <w:charset w:val="00"/>
    <w:family w:val="swiss"/>
    <w:pitch w:val="variable"/>
    <w:sig w:usb0="E0002EFF" w:usb1="C000785B" w:usb2="00000009" w:usb3="00000000" w:csb0="000001FF" w:csb1="00000000"/>
  </w:font>
  <w:font w:name="Palanquin Light">
    <w:altName w:val="Mangal"/>
    <w:charset w:val="00"/>
    <w:family w:val="swiss"/>
    <w:pitch w:val="variable"/>
    <w:sig w:usb0="800080AF" w:usb1="5000204A" w:usb2="00000000" w:usb3="00000000" w:csb0="00000093" w:csb1="00000000"/>
  </w:font>
  <w:font w:name="Oswald">
    <w:panose1 w:val="00000500000000000000"/>
    <w:charset w:val="00"/>
    <w:family w:val="auto"/>
    <w:pitch w:val="variable"/>
    <w:sig w:usb0="2000020F" w:usb1="00000000" w:usb2="00000000" w:usb3="00000000" w:csb0="00000197" w:csb1="00000000"/>
    <w:embedBold r:id="rId10" w:subsetted="1" w:fontKey="{5582F5E2-98E2-4E1A-8046-FAC5AFCFC778}"/>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18B7C2" w14:textId="77777777" w:rsidR="00EB2FED" w:rsidRDefault="00EB2FED" w:rsidP="002D36CB">
      <w:pPr>
        <w:spacing w:after="0" w:line="240" w:lineRule="auto"/>
      </w:pPr>
      <w:r>
        <w:separator/>
      </w:r>
    </w:p>
  </w:footnote>
  <w:footnote w:type="continuationSeparator" w:id="0">
    <w:p w14:paraId="17C68796" w14:textId="77777777" w:rsidR="00EB2FED" w:rsidRDefault="00EB2FED" w:rsidP="002D36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579524175"/>
      <w:docPartObj>
        <w:docPartGallery w:val="Page Numbers (Top of Page)"/>
        <w:docPartUnique/>
      </w:docPartObj>
    </w:sdtPr>
    <w:sdtEndPr>
      <w:rPr>
        <w:rStyle w:val="PageNumber"/>
      </w:rPr>
    </w:sdtEndPr>
    <w:sdtContent>
      <w:p w14:paraId="5F2D45D3" w14:textId="38483947" w:rsidR="006938F0" w:rsidRDefault="006938F0" w:rsidP="0017503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CB4F8D4" w14:textId="16E9859B" w:rsidR="006938F0" w:rsidRDefault="006938F0" w:rsidP="00363900">
    <w:pPr>
      <w:pStyle w:val="Header"/>
      <w:ind w:right="360"/>
    </w:pPr>
    <w:r>
      <w:rPr>
        <w:noProof/>
        <w:lang w:eastAsia="en-CA"/>
      </w:rPr>
      <w:drawing>
        <wp:anchor distT="0" distB="0" distL="114300" distR="114300" simplePos="0" relativeHeight="251656704" behindDoc="1" locked="0" layoutInCell="0" allowOverlap="1" wp14:anchorId="07B3DA29" wp14:editId="2625E5B1">
          <wp:simplePos x="0" y="0"/>
          <wp:positionH relativeFrom="margin">
            <wp:align>center</wp:align>
          </wp:positionH>
          <wp:positionV relativeFrom="margin">
            <wp:align>center</wp:align>
          </wp:positionV>
          <wp:extent cx="5943600" cy="7691755"/>
          <wp:effectExtent l="0" t="0" r="0" b="4445"/>
          <wp:wrapNone/>
          <wp:docPr id="3" name="Picture 3"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769175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Fonts w:asciiTheme="minorHAnsi" w:hAnsiTheme="minorHAnsi"/>
        <w:b/>
        <w:color w:val="062138" w:themeColor="text2"/>
        <w:sz w:val="26"/>
        <w:szCs w:val="26"/>
      </w:rPr>
      <w:id w:val="-855342770"/>
      <w:docPartObj>
        <w:docPartGallery w:val="Page Numbers (Top of Page)"/>
        <w:docPartUnique/>
      </w:docPartObj>
    </w:sdtPr>
    <w:sdtEndPr>
      <w:rPr>
        <w:rStyle w:val="PageNumber"/>
      </w:rPr>
    </w:sdtEndPr>
    <w:sdtContent>
      <w:p w14:paraId="3B2DFC60" w14:textId="07EA4B79" w:rsidR="006938F0" w:rsidRPr="00363900" w:rsidRDefault="006938F0" w:rsidP="00847409">
        <w:pPr>
          <w:pStyle w:val="Header"/>
          <w:framePr w:wrap="none" w:vAnchor="text" w:hAnchor="page" w:x="10321" w:y="-339"/>
          <w:rPr>
            <w:rStyle w:val="PageNumber"/>
            <w:rFonts w:asciiTheme="minorHAnsi" w:hAnsiTheme="minorHAnsi"/>
            <w:b/>
            <w:color w:val="062138" w:themeColor="text2"/>
            <w:sz w:val="26"/>
            <w:szCs w:val="26"/>
          </w:rPr>
        </w:pPr>
        <w:r w:rsidRPr="00363900">
          <w:rPr>
            <w:rStyle w:val="PageNumber"/>
            <w:rFonts w:asciiTheme="minorHAnsi" w:hAnsiTheme="minorHAnsi"/>
            <w:b/>
            <w:color w:val="062138" w:themeColor="text2"/>
            <w:sz w:val="26"/>
            <w:szCs w:val="26"/>
          </w:rPr>
          <w:t xml:space="preserve">PAGE </w:t>
        </w:r>
        <w:r w:rsidRPr="00363900">
          <w:rPr>
            <w:rStyle w:val="PageNumber"/>
            <w:rFonts w:asciiTheme="minorHAnsi" w:hAnsiTheme="minorHAnsi"/>
            <w:b/>
            <w:color w:val="062138" w:themeColor="text2"/>
            <w:sz w:val="26"/>
            <w:szCs w:val="26"/>
          </w:rPr>
          <w:fldChar w:fldCharType="begin"/>
        </w:r>
        <w:r w:rsidRPr="00363900">
          <w:rPr>
            <w:rStyle w:val="PageNumber"/>
            <w:rFonts w:asciiTheme="minorHAnsi" w:hAnsiTheme="minorHAnsi"/>
            <w:b/>
            <w:color w:val="062138" w:themeColor="text2"/>
            <w:sz w:val="26"/>
            <w:szCs w:val="26"/>
          </w:rPr>
          <w:instrText xml:space="preserve"> PAGE </w:instrText>
        </w:r>
        <w:r w:rsidRPr="00363900">
          <w:rPr>
            <w:rStyle w:val="PageNumber"/>
            <w:rFonts w:asciiTheme="minorHAnsi" w:hAnsiTheme="minorHAnsi"/>
            <w:b/>
            <w:color w:val="062138" w:themeColor="text2"/>
            <w:sz w:val="26"/>
            <w:szCs w:val="26"/>
          </w:rPr>
          <w:fldChar w:fldCharType="separate"/>
        </w:r>
        <w:r>
          <w:rPr>
            <w:rStyle w:val="PageNumber"/>
            <w:rFonts w:asciiTheme="minorHAnsi" w:hAnsiTheme="minorHAnsi"/>
            <w:b/>
            <w:noProof/>
            <w:color w:val="062138" w:themeColor="text2"/>
            <w:sz w:val="26"/>
            <w:szCs w:val="26"/>
          </w:rPr>
          <w:t>20</w:t>
        </w:r>
        <w:r w:rsidRPr="00363900">
          <w:rPr>
            <w:rStyle w:val="PageNumber"/>
            <w:rFonts w:asciiTheme="minorHAnsi" w:hAnsiTheme="minorHAnsi"/>
            <w:b/>
            <w:color w:val="062138" w:themeColor="text2"/>
            <w:sz w:val="26"/>
            <w:szCs w:val="26"/>
          </w:rPr>
          <w:fldChar w:fldCharType="end"/>
        </w:r>
      </w:p>
    </w:sdtContent>
  </w:sdt>
  <w:p w14:paraId="1A641A83" w14:textId="75B688B3" w:rsidR="006938F0" w:rsidRDefault="006938F0" w:rsidP="00363900">
    <w:pPr>
      <w:pStyle w:val="Header"/>
      <w:ind w:right="360"/>
    </w:pPr>
    <w:r>
      <w:rPr>
        <w:noProof/>
        <w:lang w:eastAsia="en-CA"/>
      </w:rPr>
      <w:drawing>
        <wp:anchor distT="0" distB="0" distL="114300" distR="114300" simplePos="0" relativeHeight="251657728" behindDoc="1" locked="0" layoutInCell="0" allowOverlap="1" wp14:anchorId="19C50D25" wp14:editId="75988879">
          <wp:simplePos x="0" y="0"/>
          <wp:positionH relativeFrom="page">
            <wp:align>left</wp:align>
          </wp:positionH>
          <wp:positionV relativeFrom="page">
            <wp:align>top</wp:align>
          </wp:positionV>
          <wp:extent cx="7907020" cy="10058400"/>
          <wp:effectExtent l="0" t="0" r="0" b="0"/>
          <wp:wrapNone/>
          <wp:docPr id="4" name="Picture 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07020" cy="100584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Fonts w:asciiTheme="minorHAnsi" w:hAnsiTheme="minorHAnsi"/>
        <w:b/>
        <w:color w:val="062138" w:themeColor="text2"/>
        <w:sz w:val="26"/>
        <w:szCs w:val="26"/>
      </w:rPr>
      <w:id w:val="-414550666"/>
      <w:docPartObj>
        <w:docPartGallery w:val="Page Numbers (Top of Page)"/>
        <w:docPartUnique/>
      </w:docPartObj>
    </w:sdtPr>
    <w:sdtEndPr>
      <w:rPr>
        <w:rStyle w:val="PageNumber"/>
      </w:rPr>
    </w:sdtEndPr>
    <w:sdtContent>
      <w:p w14:paraId="51D043F5" w14:textId="7EB8E7D4" w:rsidR="006938F0" w:rsidRPr="00363900" w:rsidRDefault="006938F0" w:rsidP="009159EF">
        <w:pPr>
          <w:pStyle w:val="Header"/>
          <w:framePr w:wrap="none" w:vAnchor="text" w:hAnchor="page" w:x="10306" w:y="-344"/>
          <w:rPr>
            <w:rStyle w:val="PageNumber"/>
            <w:rFonts w:asciiTheme="minorHAnsi" w:hAnsiTheme="minorHAnsi"/>
            <w:b/>
            <w:color w:val="062138" w:themeColor="text2"/>
            <w:sz w:val="26"/>
            <w:szCs w:val="26"/>
          </w:rPr>
        </w:pPr>
        <w:r w:rsidRPr="00363900">
          <w:rPr>
            <w:rStyle w:val="PageNumber"/>
            <w:rFonts w:asciiTheme="minorHAnsi" w:hAnsiTheme="minorHAnsi"/>
            <w:b/>
            <w:color w:val="062138" w:themeColor="text2"/>
            <w:sz w:val="26"/>
            <w:szCs w:val="26"/>
          </w:rPr>
          <w:t xml:space="preserve">PAGE </w:t>
        </w:r>
        <w:r w:rsidRPr="00363900">
          <w:rPr>
            <w:rStyle w:val="PageNumber"/>
            <w:rFonts w:asciiTheme="minorHAnsi" w:hAnsiTheme="minorHAnsi"/>
            <w:b/>
            <w:color w:val="062138" w:themeColor="text2"/>
            <w:sz w:val="26"/>
            <w:szCs w:val="26"/>
          </w:rPr>
          <w:fldChar w:fldCharType="begin"/>
        </w:r>
        <w:r w:rsidRPr="00363900">
          <w:rPr>
            <w:rStyle w:val="PageNumber"/>
            <w:rFonts w:asciiTheme="minorHAnsi" w:hAnsiTheme="minorHAnsi"/>
            <w:b/>
            <w:color w:val="062138" w:themeColor="text2"/>
            <w:sz w:val="26"/>
            <w:szCs w:val="26"/>
          </w:rPr>
          <w:instrText xml:space="preserve"> PAGE </w:instrText>
        </w:r>
        <w:r w:rsidRPr="00363900">
          <w:rPr>
            <w:rStyle w:val="PageNumber"/>
            <w:rFonts w:asciiTheme="minorHAnsi" w:hAnsiTheme="minorHAnsi"/>
            <w:b/>
            <w:color w:val="062138" w:themeColor="text2"/>
            <w:sz w:val="26"/>
            <w:szCs w:val="26"/>
          </w:rPr>
          <w:fldChar w:fldCharType="separate"/>
        </w:r>
        <w:r>
          <w:rPr>
            <w:rStyle w:val="PageNumber"/>
            <w:rFonts w:asciiTheme="minorHAnsi" w:hAnsiTheme="minorHAnsi"/>
            <w:b/>
            <w:noProof/>
            <w:color w:val="062138" w:themeColor="text2"/>
            <w:sz w:val="26"/>
            <w:szCs w:val="26"/>
          </w:rPr>
          <w:t>1</w:t>
        </w:r>
        <w:r w:rsidRPr="00363900">
          <w:rPr>
            <w:rStyle w:val="PageNumber"/>
            <w:rFonts w:asciiTheme="minorHAnsi" w:hAnsiTheme="minorHAnsi"/>
            <w:b/>
            <w:color w:val="062138" w:themeColor="text2"/>
            <w:sz w:val="26"/>
            <w:szCs w:val="26"/>
          </w:rPr>
          <w:fldChar w:fldCharType="end"/>
        </w:r>
      </w:p>
    </w:sdtContent>
  </w:sdt>
  <w:p w14:paraId="5B086A5C" w14:textId="77777777" w:rsidR="006938F0" w:rsidRDefault="00EB2FED">
    <w:pPr>
      <w:pStyle w:val="Header"/>
    </w:pPr>
    <w:r>
      <w:rPr>
        <w:noProof/>
      </w:rPr>
      <w:pict w14:anchorId="37960B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2049" type="#_x0000_t75" alt="4" style="position:absolute;margin-left:-1in;margin-top:-70.5pt;width:612pt;height:11in;z-index:-251657728;mso-wrap-edited:f;mso-width-percent:0;mso-height-percent:0;mso-position-horizontal-relative:margin;mso-position-vertical-relative:margin;mso-width-percent:0;mso-height-percent:0" o:allowincell="f">
          <v:imagedata r:id="rId1" o:title="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402CDB"/>
    <w:multiLevelType w:val="hybridMultilevel"/>
    <w:tmpl w:val="4D704E5C"/>
    <w:lvl w:ilvl="0" w:tplc="76063D86">
      <w:start w:val="1"/>
      <w:numFmt w:val="bullet"/>
      <w:lvlText w:val="□"/>
      <w:lvlJc w:val="left"/>
      <w:pPr>
        <w:ind w:left="1080" w:hanging="360"/>
      </w:pPr>
      <w:rPr>
        <w:rFonts w:ascii="Calibri" w:hAnsi="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671447"/>
    <w:multiLevelType w:val="hybridMultilevel"/>
    <w:tmpl w:val="3B76ADD2"/>
    <w:lvl w:ilvl="0" w:tplc="76063D86">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91C24"/>
    <w:multiLevelType w:val="hybridMultilevel"/>
    <w:tmpl w:val="6ED8C6B4"/>
    <w:lvl w:ilvl="0" w:tplc="76063D86">
      <w:start w:val="1"/>
      <w:numFmt w:val="bullet"/>
      <w:lvlText w:val="□"/>
      <w:lvlJc w:val="left"/>
      <w:pPr>
        <w:ind w:left="720" w:hanging="360"/>
      </w:pPr>
      <w:rPr>
        <w:rFonts w:ascii="Calibri" w:hAnsi="Calibr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3" w15:restartNumberingAfterBreak="0">
    <w:nsid w:val="0913470B"/>
    <w:multiLevelType w:val="hybridMultilevel"/>
    <w:tmpl w:val="632AC5C2"/>
    <w:lvl w:ilvl="0" w:tplc="4FD6461A">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B03367D"/>
    <w:multiLevelType w:val="hybridMultilevel"/>
    <w:tmpl w:val="19EAB084"/>
    <w:lvl w:ilvl="0" w:tplc="76063D86">
      <w:start w:val="1"/>
      <w:numFmt w:val="bullet"/>
      <w:lvlText w:val="□"/>
      <w:lvlJc w:val="left"/>
      <w:pPr>
        <w:ind w:left="720" w:hanging="360"/>
      </w:pPr>
      <w:rPr>
        <w:rFonts w:ascii="Calibri" w:hAnsi="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22468C"/>
    <w:multiLevelType w:val="hybridMultilevel"/>
    <w:tmpl w:val="B838D0A8"/>
    <w:lvl w:ilvl="0" w:tplc="7DF0E65E">
      <w:start w:val="1"/>
      <w:numFmt w:val="bullet"/>
      <w:lvlText w:val="□"/>
      <w:lvlJc w:val="left"/>
      <w:pPr>
        <w:ind w:left="720" w:hanging="360"/>
      </w:pPr>
      <w:rPr>
        <w:rFonts w:ascii="Verdana" w:hAnsi="Verdana"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2FB560F"/>
    <w:multiLevelType w:val="hybridMultilevel"/>
    <w:tmpl w:val="7DD030FA"/>
    <w:lvl w:ilvl="0" w:tplc="76063D86">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EE4BB2"/>
    <w:multiLevelType w:val="hybridMultilevel"/>
    <w:tmpl w:val="77C8AAF2"/>
    <w:lvl w:ilvl="0" w:tplc="76063D86">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D84544"/>
    <w:multiLevelType w:val="hybridMultilevel"/>
    <w:tmpl w:val="24787A16"/>
    <w:lvl w:ilvl="0" w:tplc="7DF0E65E">
      <w:start w:val="1"/>
      <w:numFmt w:val="bullet"/>
      <w:lvlText w:val="□"/>
      <w:lvlJc w:val="left"/>
      <w:pPr>
        <w:ind w:left="720" w:hanging="360"/>
      </w:pPr>
      <w:rPr>
        <w:rFonts w:ascii="Verdana" w:hAnsi="Verdana"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6514584"/>
    <w:multiLevelType w:val="hybridMultilevel"/>
    <w:tmpl w:val="5D6A3956"/>
    <w:lvl w:ilvl="0" w:tplc="7DF0E65E">
      <w:start w:val="1"/>
      <w:numFmt w:val="bullet"/>
      <w:lvlText w:val="□"/>
      <w:lvlJc w:val="left"/>
      <w:pPr>
        <w:ind w:left="720" w:hanging="360"/>
      </w:pPr>
      <w:rPr>
        <w:rFonts w:ascii="Verdana" w:hAnsi="Verdana"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A1A0CA1"/>
    <w:multiLevelType w:val="hybridMultilevel"/>
    <w:tmpl w:val="6F14E95C"/>
    <w:lvl w:ilvl="0" w:tplc="76063D86">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B02930"/>
    <w:multiLevelType w:val="hybridMultilevel"/>
    <w:tmpl w:val="7FA8EAF2"/>
    <w:lvl w:ilvl="0" w:tplc="76063D86">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8A42B7"/>
    <w:multiLevelType w:val="hybridMultilevel"/>
    <w:tmpl w:val="07FCA872"/>
    <w:lvl w:ilvl="0" w:tplc="C97E8F3A">
      <w:start w:val="2"/>
      <w:numFmt w:val="decimal"/>
      <w:lvlText w:val="%1."/>
      <w:lvlJc w:val="left"/>
      <w:pPr>
        <w:ind w:left="360" w:hanging="360"/>
      </w:pPr>
      <w:rPr>
        <w:rFonts w:hint="default"/>
        <w:b w:val="0"/>
        <w:bCs/>
      </w:rPr>
    </w:lvl>
    <w:lvl w:ilvl="1" w:tplc="06822B06">
      <w:numFmt w:val="bullet"/>
      <w:lvlText w:val="□"/>
      <w:lvlJc w:val="left"/>
      <w:pPr>
        <w:ind w:left="1080" w:hanging="360"/>
      </w:pPr>
      <w:rPr>
        <w:rFonts w:ascii="Arial Narrow" w:eastAsia="Arial Narrow" w:hAnsi="Arial Narrow" w:cs="Arial Narrow" w:hint="default"/>
        <w:w w:val="99"/>
        <w:sz w:val="20"/>
        <w:szCs w:val="20"/>
        <w:lang w:val="en-US" w:eastAsia="en-US" w:bidi="en-US"/>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F14780F"/>
    <w:multiLevelType w:val="hybridMultilevel"/>
    <w:tmpl w:val="A46E9084"/>
    <w:lvl w:ilvl="0" w:tplc="76F899A2">
      <w:start w:val="1"/>
      <w:numFmt w:val="decimal"/>
      <w:lvlText w:val="%1."/>
      <w:lvlJc w:val="left"/>
      <w:pPr>
        <w:ind w:left="360" w:hanging="360"/>
      </w:pPr>
      <w:rPr>
        <w:rFonts w:cs="Times New Roman"/>
        <w:b w:val="0"/>
        <w:i w:val="0"/>
      </w:rPr>
    </w:lvl>
    <w:lvl w:ilvl="1" w:tplc="04090019">
      <w:start w:val="1"/>
      <w:numFmt w:val="lowerLetter"/>
      <w:lvlText w:val="%2."/>
      <w:lvlJc w:val="left"/>
      <w:pPr>
        <w:ind w:left="1015" w:hanging="360"/>
      </w:pPr>
      <w:rPr>
        <w:rFonts w:cs="Times New Roman"/>
      </w:rPr>
    </w:lvl>
    <w:lvl w:ilvl="2" w:tplc="0409001B">
      <w:start w:val="1"/>
      <w:numFmt w:val="lowerRoman"/>
      <w:lvlText w:val="%3."/>
      <w:lvlJc w:val="right"/>
      <w:pPr>
        <w:ind w:left="1735" w:hanging="180"/>
      </w:pPr>
      <w:rPr>
        <w:rFonts w:cs="Times New Roman"/>
      </w:rPr>
    </w:lvl>
    <w:lvl w:ilvl="3" w:tplc="0409000F">
      <w:start w:val="1"/>
      <w:numFmt w:val="decimal"/>
      <w:lvlText w:val="%4."/>
      <w:lvlJc w:val="left"/>
      <w:pPr>
        <w:ind w:left="2455" w:hanging="360"/>
      </w:pPr>
      <w:rPr>
        <w:rFonts w:cs="Times New Roman"/>
      </w:rPr>
    </w:lvl>
    <w:lvl w:ilvl="4" w:tplc="04090019">
      <w:start w:val="1"/>
      <w:numFmt w:val="lowerLetter"/>
      <w:lvlText w:val="%5."/>
      <w:lvlJc w:val="left"/>
      <w:pPr>
        <w:ind w:left="3175" w:hanging="360"/>
      </w:pPr>
      <w:rPr>
        <w:rFonts w:cs="Times New Roman"/>
      </w:rPr>
    </w:lvl>
    <w:lvl w:ilvl="5" w:tplc="0409001B">
      <w:start w:val="1"/>
      <w:numFmt w:val="lowerRoman"/>
      <w:lvlText w:val="%6."/>
      <w:lvlJc w:val="right"/>
      <w:pPr>
        <w:ind w:left="3895" w:hanging="180"/>
      </w:pPr>
      <w:rPr>
        <w:rFonts w:cs="Times New Roman"/>
      </w:rPr>
    </w:lvl>
    <w:lvl w:ilvl="6" w:tplc="0409000F">
      <w:start w:val="1"/>
      <w:numFmt w:val="decimal"/>
      <w:lvlText w:val="%7."/>
      <w:lvlJc w:val="left"/>
      <w:pPr>
        <w:ind w:left="4615" w:hanging="360"/>
      </w:pPr>
      <w:rPr>
        <w:rFonts w:cs="Times New Roman"/>
      </w:rPr>
    </w:lvl>
    <w:lvl w:ilvl="7" w:tplc="04090019">
      <w:start w:val="1"/>
      <w:numFmt w:val="lowerLetter"/>
      <w:lvlText w:val="%8."/>
      <w:lvlJc w:val="left"/>
      <w:pPr>
        <w:ind w:left="5335" w:hanging="360"/>
      </w:pPr>
      <w:rPr>
        <w:rFonts w:cs="Times New Roman"/>
      </w:rPr>
    </w:lvl>
    <w:lvl w:ilvl="8" w:tplc="0409001B">
      <w:start w:val="1"/>
      <w:numFmt w:val="lowerRoman"/>
      <w:lvlText w:val="%9."/>
      <w:lvlJc w:val="right"/>
      <w:pPr>
        <w:ind w:left="6055" w:hanging="180"/>
      </w:pPr>
      <w:rPr>
        <w:rFonts w:cs="Times New Roman"/>
      </w:rPr>
    </w:lvl>
  </w:abstractNum>
  <w:abstractNum w:abstractNumId="14" w15:restartNumberingAfterBreak="0">
    <w:nsid w:val="25B849D5"/>
    <w:multiLevelType w:val="hybridMultilevel"/>
    <w:tmpl w:val="85548FB6"/>
    <w:lvl w:ilvl="0" w:tplc="76063D86">
      <w:start w:val="1"/>
      <w:numFmt w:val="bullet"/>
      <w:lvlText w:val="□"/>
      <w:lvlJc w:val="left"/>
      <w:pPr>
        <w:ind w:left="720" w:hanging="360"/>
      </w:pPr>
      <w:rPr>
        <w:rFonts w:ascii="Calibri" w:hAnsi="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8561CD9"/>
    <w:multiLevelType w:val="hybridMultilevel"/>
    <w:tmpl w:val="E1261CF8"/>
    <w:lvl w:ilvl="0" w:tplc="76063D86">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3E7110"/>
    <w:multiLevelType w:val="hybridMultilevel"/>
    <w:tmpl w:val="9732F1D0"/>
    <w:lvl w:ilvl="0" w:tplc="76063D86">
      <w:start w:val="1"/>
      <w:numFmt w:val="bullet"/>
      <w:lvlText w:val="□"/>
      <w:lvlJc w:val="left"/>
      <w:pPr>
        <w:ind w:left="720" w:hanging="360"/>
      </w:pPr>
      <w:rPr>
        <w:rFonts w:ascii="Calibri" w:hAnsi="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2A942459"/>
    <w:multiLevelType w:val="hybridMultilevel"/>
    <w:tmpl w:val="69FEC0EE"/>
    <w:lvl w:ilvl="0" w:tplc="76063D86">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CF7ABA"/>
    <w:multiLevelType w:val="hybridMultilevel"/>
    <w:tmpl w:val="FFC4B618"/>
    <w:lvl w:ilvl="0" w:tplc="76063D86">
      <w:start w:val="1"/>
      <w:numFmt w:val="bullet"/>
      <w:lvlText w:val="□"/>
      <w:lvlJc w:val="left"/>
      <w:pPr>
        <w:ind w:left="720" w:hanging="360"/>
      </w:pPr>
      <w:rPr>
        <w:rFonts w:ascii="Calibri" w:hAnsi="Calibr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9" w15:restartNumberingAfterBreak="0">
    <w:nsid w:val="2D8451B6"/>
    <w:multiLevelType w:val="hybridMultilevel"/>
    <w:tmpl w:val="2C8A20C2"/>
    <w:lvl w:ilvl="0" w:tplc="76063D86">
      <w:start w:val="1"/>
      <w:numFmt w:val="bullet"/>
      <w:lvlText w:val="□"/>
      <w:lvlJc w:val="left"/>
      <w:pPr>
        <w:ind w:left="720" w:hanging="360"/>
      </w:pPr>
      <w:rPr>
        <w:rFonts w:ascii="Calibri" w:hAnsi="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2EC0458C"/>
    <w:multiLevelType w:val="hybridMultilevel"/>
    <w:tmpl w:val="9E2C72F0"/>
    <w:lvl w:ilvl="0" w:tplc="04090001">
      <w:start w:val="1"/>
      <w:numFmt w:val="bullet"/>
      <w:lvlText w:val=""/>
      <w:lvlJc w:val="left"/>
      <w:pPr>
        <w:ind w:left="720" w:hanging="360"/>
      </w:pPr>
      <w:rPr>
        <w:rFonts w:ascii="Symbol" w:hAnsi="Symbol" w:hint="default"/>
        <w:b w:val="0"/>
        <w:w w:val="99"/>
        <w:sz w:val="20"/>
        <w:szCs w:val="20"/>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2A1C56"/>
    <w:multiLevelType w:val="hybridMultilevel"/>
    <w:tmpl w:val="6F3E215A"/>
    <w:lvl w:ilvl="0" w:tplc="76063D86">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AD616C"/>
    <w:multiLevelType w:val="hybridMultilevel"/>
    <w:tmpl w:val="7EDE8414"/>
    <w:lvl w:ilvl="0" w:tplc="76063D86">
      <w:start w:val="1"/>
      <w:numFmt w:val="bullet"/>
      <w:lvlText w:val="□"/>
      <w:lvlJc w:val="left"/>
      <w:pPr>
        <w:ind w:left="720" w:hanging="360"/>
      </w:pPr>
      <w:rPr>
        <w:rFonts w:ascii="Calibri" w:hAnsi="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32D3131F"/>
    <w:multiLevelType w:val="hybridMultilevel"/>
    <w:tmpl w:val="78BAEBB2"/>
    <w:lvl w:ilvl="0" w:tplc="76063D86">
      <w:start w:val="1"/>
      <w:numFmt w:val="bullet"/>
      <w:lvlText w:val="□"/>
      <w:lvlJc w:val="left"/>
      <w:pPr>
        <w:ind w:left="720" w:hanging="360"/>
      </w:pPr>
      <w:rPr>
        <w:rFonts w:ascii="Calibri" w:hAnsi="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3C8E5357"/>
    <w:multiLevelType w:val="hybridMultilevel"/>
    <w:tmpl w:val="D228EECA"/>
    <w:lvl w:ilvl="0" w:tplc="76063D86">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7154E7"/>
    <w:multiLevelType w:val="hybridMultilevel"/>
    <w:tmpl w:val="D0FAB430"/>
    <w:lvl w:ilvl="0" w:tplc="76063D86">
      <w:start w:val="1"/>
      <w:numFmt w:val="bullet"/>
      <w:lvlText w:val="□"/>
      <w:lvlJc w:val="left"/>
      <w:pPr>
        <w:ind w:left="720" w:hanging="360"/>
      </w:pPr>
      <w:rPr>
        <w:rFonts w:ascii="Calibri" w:hAnsi="Calibr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26" w15:restartNumberingAfterBreak="0">
    <w:nsid w:val="46336699"/>
    <w:multiLevelType w:val="hybridMultilevel"/>
    <w:tmpl w:val="79541206"/>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start w:val="1"/>
      <w:numFmt w:val="bullet"/>
      <w:lvlText w:val=""/>
      <w:lvlJc w:val="left"/>
      <w:pPr>
        <w:ind w:left="2880" w:hanging="360"/>
      </w:pPr>
      <w:rPr>
        <w:rFonts w:ascii="Wingdings" w:hAnsi="Wingdings" w:hint="default"/>
      </w:rPr>
    </w:lvl>
    <w:lvl w:ilvl="3" w:tplc="10090001">
      <w:start w:val="1"/>
      <w:numFmt w:val="bullet"/>
      <w:lvlText w:val=""/>
      <w:lvlJc w:val="left"/>
      <w:pPr>
        <w:ind w:left="3600" w:hanging="360"/>
      </w:pPr>
      <w:rPr>
        <w:rFonts w:ascii="Symbol" w:hAnsi="Symbol" w:hint="default"/>
      </w:rPr>
    </w:lvl>
    <w:lvl w:ilvl="4" w:tplc="10090003">
      <w:start w:val="1"/>
      <w:numFmt w:val="bullet"/>
      <w:lvlText w:val="o"/>
      <w:lvlJc w:val="left"/>
      <w:pPr>
        <w:ind w:left="4320" w:hanging="360"/>
      </w:pPr>
      <w:rPr>
        <w:rFonts w:ascii="Courier New" w:hAnsi="Courier New" w:cs="Courier New" w:hint="default"/>
      </w:rPr>
    </w:lvl>
    <w:lvl w:ilvl="5" w:tplc="10090005">
      <w:start w:val="1"/>
      <w:numFmt w:val="bullet"/>
      <w:lvlText w:val=""/>
      <w:lvlJc w:val="left"/>
      <w:pPr>
        <w:ind w:left="5040" w:hanging="360"/>
      </w:pPr>
      <w:rPr>
        <w:rFonts w:ascii="Wingdings" w:hAnsi="Wingdings" w:hint="default"/>
      </w:rPr>
    </w:lvl>
    <w:lvl w:ilvl="6" w:tplc="10090001">
      <w:start w:val="1"/>
      <w:numFmt w:val="bullet"/>
      <w:lvlText w:val=""/>
      <w:lvlJc w:val="left"/>
      <w:pPr>
        <w:ind w:left="5760" w:hanging="360"/>
      </w:pPr>
      <w:rPr>
        <w:rFonts w:ascii="Symbol" w:hAnsi="Symbol" w:hint="default"/>
      </w:rPr>
    </w:lvl>
    <w:lvl w:ilvl="7" w:tplc="10090003">
      <w:start w:val="1"/>
      <w:numFmt w:val="bullet"/>
      <w:lvlText w:val="o"/>
      <w:lvlJc w:val="left"/>
      <w:pPr>
        <w:ind w:left="6480" w:hanging="360"/>
      </w:pPr>
      <w:rPr>
        <w:rFonts w:ascii="Courier New" w:hAnsi="Courier New" w:cs="Courier New" w:hint="default"/>
      </w:rPr>
    </w:lvl>
    <w:lvl w:ilvl="8" w:tplc="10090005">
      <w:start w:val="1"/>
      <w:numFmt w:val="bullet"/>
      <w:lvlText w:val=""/>
      <w:lvlJc w:val="left"/>
      <w:pPr>
        <w:ind w:left="7200" w:hanging="360"/>
      </w:pPr>
      <w:rPr>
        <w:rFonts w:ascii="Wingdings" w:hAnsi="Wingdings" w:hint="default"/>
      </w:rPr>
    </w:lvl>
  </w:abstractNum>
  <w:abstractNum w:abstractNumId="27" w15:restartNumberingAfterBreak="0">
    <w:nsid w:val="47F00DF6"/>
    <w:multiLevelType w:val="hybridMultilevel"/>
    <w:tmpl w:val="B10E06B8"/>
    <w:lvl w:ilvl="0" w:tplc="06822B06">
      <w:numFmt w:val="bullet"/>
      <w:lvlText w:val="□"/>
      <w:lvlJc w:val="left"/>
      <w:pPr>
        <w:ind w:left="720" w:hanging="360"/>
      </w:pPr>
      <w:rPr>
        <w:rFonts w:ascii="Arial Narrow" w:eastAsia="Arial Narrow" w:hAnsi="Arial Narrow" w:cs="Arial Narrow" w:hint="default"/>
        <w:w w:val="99"/>
        <w:sz w:val="20"/>
        <w:szCs w:val="20"/>
        <w:lang w:val="en-US" w:eastAsia="en-US" w:bidi="en-US"/>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486519C1"/>
    <w:multiLevelType w:val="hybridMultilevel"/>
    <w:tmpl w:val="821E24B8"/>
    <w:lvl w:ilvl="0" w:tplc="76063D86">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A800DA"/>
    <w:multiLevelType w:val="hybridMultilevel"/>
    <w:tmpl w:val="C5B43334"/>
    <w:lvl w:ilvl="0" w:tplc="76063D86">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0940B6"/>
    <w:multiLevelType w:val="hybridMultilevel"/>
    <w:tmpl w:val="B28E73EE"/>
    <w:lvl w:ilvl="0" w:tplc="06822B06">
      <w:numFmt w:val="bullet"/>
      <w:lvlText w:val="□"/>
      <w:lvlJc w:val="left"/>
      <w:pPr>
        <w:ind w:left="720" w:hanging="360"/>
      </w:pPr>
      <w:rPr>
        <w:rFonts w:ascii="Arial Narrow" w:eastAsia="Arial Narrow" w:hAnsi="Arial Narrow" w:cs="Arial Narrow"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E24609"/>
    <w:multiLevelType w:val="hybridMultilevel"/>
    <w:tmpl w:val="273CA478"/>
    <w:lvl w:ilvl="0" w:tplc="7DF0E65E">
      <w:start w:val="1"/>
      <w:numFmt w:val="bullet"/>
      <w:lvlText w:val="□"/>
      <w:lvlJc w:val="left"/>
      <w:pPr>
        <w:ind w:left="720" w:hanging="360"/>
      </w:pPr>
      <w:rPr>
        <w:rFonts w:ascii="Verdana" w:hAnsi="Verdana"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51ED4575"/>
    <w:multiLevelType w:val="hybridMultilevel"/>
    <w:tmpl w:val="959C10BA"/>
    <w:lvl w:ilvl="0" w:tplc="06822B06">
      <w:numFmt w:val="bullet"/>
      <w:lvlText w:val="□"/>
      <w:lvlJc w:val="left"/>
      <w:pPr>
        <w:ind w:left="720" w:hanging="360"/>
      </w:pPr>
      <w:rPr>
        <w:rFonts w:ascii="Arial Narrow" w:eastAsia="Arial Narrow" w:hAnsi="Arial Narrow" w:cs="Arial Narrow" w:hint="default"/>
        <w:w w:val="99"/>
        <w:sz w:val="20"/>
        <w:szCs w:val="20"/>
        <w:lang w:val="en-US" w:eastAsia="en-US" w:bidi="en-US"/>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54F32399"/>
    <w:multiLevelType w:val="hybridMultilevel"/>
    <w:tmpl w:val="B14090DC"/>
    <w:lvl w:ilvl="0" w:tplc="76063D86">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B01533"/>
    <w:multiLevelType w:val="hybridMultilevel"/>
    <w:tmpl w:val="147E6A20"/>
    <w:lvl w:ilvl="0" w:tplc="76063D86">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0931C2"/>
    <w:multiLevelType w:val="hybridMultilevel"/>
    <w:tmpl w:val="8604B3F8"/>
    <w:lvl w:ilvl="0" w:tplc="19461588">
      <w:numFmt w:val="bullet"/>
      <w:lvlText w:val="-"/>
      <w:lvlJc w:val="left"/>
      <w:pPr>
        <w:ind w:left="720" w:hanging="360"/>
      </w:pPr>
      <w:rPr>
        <w:rFonts w:ascii="Roboto Condensed Light" w:eastAsiaTheme="minorHAnsi" w:hAnsi="Roboto Condensed Light"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36" w15:restartNumberingAfterBreak="0">
    <w:nsid w:val="5B5920E0"/>
    <w:multiLevelType w:val="hybridMultilevel"/>
    <w:tmpl w:val="E8500120"/>
    <w:lvl w:ilvl="0" w:tplc="76063D86">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B549F6"/>
    <w:multiLevelType w:val="hybridMultilevel"/>
    <w:tmpl w:val="2E12B200"/>
    <w:lvl w:ilvl="0" w:tplc="76063D86">
      <w:start w:val="1"/>
      <w:numFmt w:val="bullet"/>
      <w:lvlText w:val="□"/>
      <w:lvlJc w:val="left"/>
      <w:pPr>
        <w:ind w:left="720" w:hanging="360"/>
      </w:pPr>
      <w:rPr>
        <w:rFonts w:ascii="Calibri" w:hAnsi="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EA8133C"/>
    <w:multiLevelType w:val="hybridMultilevel"/>
    <w:tmpl w:val="42AC3CC2"/>
    <w:lvl w:ilvl="0" w:tplc="76063D86">
      <w:start w:val="1"/>
      <w:numFmt w:val="bullet"/>
      <w:lvlText w:val="□"/>
      <w:lvlJc w:val="left"/>
      <w:pPr>
        <w:ind w:left="720" w:hanging="360"/>
      </w:pPr>
      <w:rPr>
        <w:rFonts w:ascii="Calibri" w:hAnsi="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EAE773C"/>
    <w:multiLevelType w:val="hybridMultilevel"/>
    <w:tmpl w:val="302EADD4"/>
    <w:lvl w:ilvl="0" w:tplc="76063D86">
      <w:start w:val="1"/>
      <w:numFmt w:val="bullet"/>
      <w:lvlText w:val="□"/>
      <w:lvlJc w:val="left"/>
      <w:pPr>
        <w:ind w:left="1080" w:hanging="360"/>
      </w:pPr>
      <w:rPr>
        <w:rFonts w:ascii="Calibri" w:hAnsi="Calibr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0" w15:restartNumberingAfterBreak="0">
    <w:nsid w:val="631202A4"/>
    <w:multiLevelType w:val="hybridMultilevel"/>
    <w:tmpl w:val="F40E8484"/>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66C9689E"/>
    <w:multiLevelType w:val="hybridMultilevel"/>
    <w:tmpl w:val="679ADDA6"/>
    <w:lvl w:ilvl="0" w:tplc="76063D86">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769016A"/>
    <w:multiLevelType w:val="hybridMultilevel"/>
    <w:tmpl w:val="C6E857F6"/>
    <w:lvl w:ilvl="0" w:tplc="4FD6461A">
      <w:start w:val="1"/>
      <w:numFmt w:val="bullet"/>
      <w:lvlText w:val=""/>
      <w:lvlJc w:val="left"/>
      <w:pPr>
        <w:ind w:left="720" w:hanging="360"/>
      </w:pPr>
      <w:rPr>
        <w:rFonts w:ascii="Symbol" w:hAnsi="Symbol" w:hint="default"/>
        <w:b w:val="0"/>
        <w:i w:val="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3" w15:restartNumberingAfterBreak="0">
    <w:nsid w:val="676D0DF1"/>
    <w:multiLevelType w:val="hybridMultilevel"/>
    <w:tmpl w:val="1188F4E8"/>
    <w:lvl w:ilvl="0" w:tplc="76063D86">
      <w:start w:val="1"/>
      <w:numFmt w:val="bullet"/>
      <w:lvlText w:val="□"/>
      <w:lvlJc w:val="left"/>
      <w:pPr>
        <w:ind w:left="720" w:hanging="360"/>
      </w:pPr>
      <w:rPr>
        <w:rFonts w:ascii="Calibri" w:hAnsi="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6797662F"/>
    <w:multiLevelType w:val="hybridMultilevel"/>
    <w:tmpl w:val="CBA060B4"/>
    <w:lvl w:ilvl="0" w:tplc="2FECB708">
      <w:start w:val="1"/>
      <w:numFmt w:val="bullet"/>
      <w:lvlText w:val="□"/>
      <w:lvlJc w:val="left"/>
      <w:pPr>
        <w:ind w:left="720" w:hanging="360"/>
      </w:pPr>
      <w:rPr>
        <w:rFonts w:ascii="Arial Narrow" w:hAnsi="Arial Narrow" w:hint="default"/>
        <w:b w:val="0"/>
        <w:i w:val="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5" w15:restartNumberingAfterBreak="0">
    <w:nsid w:val="6A4103FD"/>
    <w:multiLevelType w:val="hybridMultilevel"/>
    <w:tmpl w:val="FC9ED528"/>
    <w:lvl w:ilvl="0" w:tplc="76063D86">
      <w:start w:val="1"/>
      <w:numFmt w:val="bullet"/>
      <w:lvlText w:val="□"/>
      <w:lvlJc w:val="left"/>
      <w:pPr>
        <w:ind w:left="720" w:hanging="360"/>
      </w:pPr>
      <w:rPr>
        <w:rFonts w:ascii="Calibri" w:hAnsi="Calibr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46" w15:restartNumberingAfterBreak="0">
    <w:nsid w:val="6B433671"/>
    <w:multiLevelType w:val="hybridMultilevel"/>
    <w:tmpl w:val="9F5291E8"/>
    <w:lvl w:ilvl="0" w:tplc="76063D86">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CE552A7"/>
    <w:multiLevelType w:val="hybridMultilevel"/>
    <w:tmpl w:val="4C167B7A"/>
    <w:lvl w:ilvl="0" w:tplc="06822B06">
      <w:numFmt w:val="bullet"/>
      <w:lvlText w:val="□"/>
      <w:lvlJc w:val="left"/>
      <w:pPr>
        <w:ind w:left="1080" w:hanging="360"/>
      </w:pPr>
      <w:rPr>
        <w:rFonts w:ascii="Arial Narrow" w:eastAsia="Arial Narrow" w:hAnsi="Arial Narrow" w:cs="Arial Narrow" w:hint="default"/>
        <w:w w:val="99"/>
        <w:sz w:val="20"/>
        <w:szCs w:val="20"/>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70734B39"/>
    <w:multiLevelType w:val="hybridMultilevel"/>
    <w:tmpl w:val="2DFCA160"/>
    <w:lvl w:ilvl="0" w:tplc="8C46C6E8">
      <w:start w:val="1"/>
      <w:numFmt w:val="bullet"/>
      <w:lvlText w:val="•"/>
      <w:lvlJc w:val="left"/>
      <w:pPr>
        <w:tabs>
          <w:tab w:val="num" w:pos="720"/>
        </w:tabs>
        <w:ind w:left="720" w:hanging="360"/>
      </w:pPr>
      <w:rPr>
        <w:rFonts w:ascii="Arial" w:hAnsi="Arial" w:cs="Times New Roman" w:hint="default"/>
      </w:rPr>
    </w:lvl>
    <w:lvl w:ilvl="1" w:tplc="3C781038">
      <w:start w:val="1"/>
      <w:numFmt w:val="bullet"/>
      <w:lvlText w:val="•"/>
      <w:lvlJc w:val="left"/>
      <w:pPr>
        <w:tabs>
          <w:tab w:val="num" w:pos="1440"/>
        </w:tabs>
        <w:ind w:left="1440" w:hanging="360"/>
      </w:pPr>
      <w:rPr>
        <w:rFonts w:ascii="Arial" w:hAnsi="Arial" w:cs="Times New Roman" w:hint="default"/>
      </w:rPr>
    </w:lvl>
    <w:lvl w:ilvl="2" w:tplc="A87886FE">
      <w:start w:val="1"/>
      <w:numFmt w:val="bullet"/>
      <w:lvlText w:val="•"/>
      <w:lvlJc w:val="left"/>
      <w:pPr>
        <w:tabs>
          <w:tab w:val="num" w:pos="2160"/>
        </w:tabs>
        <w:ind w:left="2160" w:hanging="360"/>
      </w:pPr>
      <w:rPr>
        <w:rFonts w:ascii="Arial" w:hAnsi="Arial" w:cs="Times New Roman" w:hint="default"/>
      </w:rPr>
    </w:lvl>
    <w:lvl w:ilvl="3" w:tplc="63647598">
      <w:start w:val="1"/>
      <w:numFmt w:val="bullet"/>
      <w:lvlText w:val="•"/>
      <w:lvlJc w:val="left"/>
      <w:pPr>
        <w:tabs>
          <w:tab w:val="num" w:pos="2880"/>
        </w:tabs>
        <w:ind w:left="2880" w:hanging="360"/>
      </w:pPr>
      <w:rPr>
        <w:rFonts w:ascii="Arial" w:hAnsi="Arial" w:cs="Times New Roman" w:hint="default"/>
      </w:rPr>
    </w:lvl>
    <w:lvl w:ilvl="4" w:tplc="A522BCFC">
      <w:start w:val="1"/>
      <w:numFmt w:val="bullet"/>
      <w:lvlText w:val="•"/>
      <w:lvlJc w:val="left"/>
      <w:pPr>
        <w:tabs>
          <w:tab w:val="num" w:pos="3600"/>
        </w:tabs>
        <w:ind w:left="3600" w:hanging="360"/>
      </w:pPr>
      <w:rPr>
        <w:rFonts w:ascii="Arial" w:hAnsi="Arial" w:cs="Times New Roman" w:hint="default"/>
      </w:rPr>
    </w:lvl>
    <w:lvl w:ilvl="5" w:tplc="8292B6C0">
      <w:start w:val="1"/>
      <w:numFmt w:val="bullet"/>
      <w:lvlText w:val="•"/>
      <w:lvlJc w:val="left"/>
      <w:pPr>
        <w:tabs>
          <w:tab w:val="num" w:pos="4320"/>
        </w:tabs>
        <w:ind w:left="4320" w:hanging="360"/>
      </w:pPr>
      <w:rPr>
        <w:rFonts w:ascii="Arial" w:hAnsi="Arial" w:cs="Times New Roman" w:hint="default"/>
      </w:rPr>
    </w:lvl>
    <w:lvl w:ilvl="6" w:tplc="8E1E8A76">
      <w:start w:val="1"/>
      <w:numFmt w:val="bullet"/>
      <w:lvlText w:val="•"/>
      <w:lvlJc w:val="left"/>
      <w:pPr>
        <w:tabs>
          <w:tab w:val="num" w:pos="5040"/>
        </w:tabs>
        <w:ind w:left="5040" w:hanging="360"/>
      </w:pPr>
      <w:rPr>
        <w:rFonts w:ascii="Arial" w:hAnsi="Arial" w:cs="Times New Roman" w:hint="default"/>
      </w:rPr>
    </w:lvl>
    <w:lvl w:ilvl="7" w:tplc="60F2B65C">
      <w:start w:val="1"/>
      <w:numFmt w:val="bullet"/>
      <w:lvlText w:val="•"/>
      <w:lvlJc w:val="left"/>
      <w:pPr>
        <w:tabs>
          <w:tab w:val="num" w:pos="5760"/>
        </w:tabs>
        <w:ind w:left="5760" w:hanging="360"/>
      </w:pPr>
      <w:rPr>
        <w:rFonts w:ascii="Arial" w:hAnsi="Arial" w:cs="Times New Roman" w:hint="default"/>
      </w:rPr>
    </w:lvl>
    <w:lvl w:ilvl="8" w:tplc="7D384262">
      <w:start w:val="1"/>
      <w:numFmt w:val="bullet"/>
      <w:lvlText w:val="•"/>
      <w:lvlJc w:val="left"/>
      <w:pPr>
        <w:tabs>
          <w:tab w:val="num" w:pos="6480"/>
        </w:tabs>
        <w:ind w:left="6480" w:hanging="360"/>
      </w:pPr>
      <w:rPr>
        <w:rFonts w:ascii="Arial" w:hAnsi="Arial" w:cs="Times New Roman" w:hint="default"/>
      </w:rPr>
    </w:lvl>
  </w:abstractNum>
  <w:abstractNum w:abstractNumId="49" w15:restartNumberingAfterBreak="0">
    <w:nsid w:val="74343909"/>
    <w:multiLevelType w:val="hybridMultilevel"/>
    <w:tmpl w:val="819CC6CC"/>
    <w:lvl w:ilvl="0" w:tplc="76063D86">
      <w:start w:val="1"/>
      <w:numFmt w:val="bullet"/>
      <w:lvlText w:val="□"/>
      <w:lvlJc w:val="left"/>
      <w:pPr>
        <w:tabs>
          <w:tab w:val="num" w:pos="1080"/>
        </w:tabs>
        <w:ind w:left="1080" w:hanging="360"/>
      </w:pPr>
      <w:rPr>
        <w:rFonts w:ascii="Calibri" w:hAnsi="Calibri" w:hint="default"/>
        <w:b w:val="0"/>
        <w:i w:val="0"/>
        <w:color w:val="auto"/>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0" w15:restartNumberingAfterBreak="0">
    <w:nsid w:val="744F5648"/>
    <w:multiLevelType w:val="hybridMultilevel"/>
    <w:tmpl w:val="6DCEFFB2"/>
    <w:lvl w:ilvl="0" w:tplc="062C21D0">
      <w:start w:val="6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1" w15:restartNumberingAfterBreak="0">
    <w:nsid w:val="75AE747E"/>
    <w:multiLevelType w:val="hybridMultilevel"/>
    <w:tmpl w:val="7A22D2C6"/>
    <w:lvl w:ilvl="0" w:tplc="EC74C104">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7E014C0B"/>
    <w:multiLevelType w:val="hybridMultilevel"/>
    <w:tmpl w:val="0C4AB2BA"/>
    <w:lvl w:ilvl="0" w:tplc="76063D86">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1"/>
  </w:num>
  <w:num w:numId="2">
    <w:abstractNumId w:val="32"/>
  </w:num>
  <w:num w:numId="3">
    <w:abstractNumId w:val="27"/>
  </w:num>
  <w:num w:numId="4">
    <w:abstractNumId w:val="18"/>
  </w:num>
  <w:num w:numId="5">
    <w:abstractNumId w:val="37"/>
  </w:num>
  <w:num w:numId="6">
    <w:abstractNumId w:val="51"/>
  </w:num>
  <w:num w:numId="7">
    <w:abstractNumId w:val="25"/>
  </w:num>
  <w:num w:numId="8">
    <w:abstractNumId w:val="45"/>
  </w:num>
  <w:num w:numId="9">
    <w:abstractNumId w:val="4"/>
  </w:num>
  <w:num w:numId="10">
    <w:abstractNumId w:val="38"/>
  </w:num>
  <w:num w:numId="11">
    <w:abstractNumId w:val="40"/>
  </w:num>
  <w:num w:numId="12">
    <w:abstractNumId w:val="2"/>
  </w:num>
  <w:num w:numId="13">
    <w:abstractNumId w:val="14"/>
  </w:num>
  <w:num w:numId="14">
    <w:abstractNumId w:val="21"/>
  </w:num>
  <w:num w:numId="15">
    <w:abstractNumId w:val="11"/>
  </w:num>
  <w:num w:numId="16">
    <w:abstractNumId w:val="49"/>
  </w:num>
  <w:num w:numId="17">
    <w:abstractNumId w:val="19"/>
  </w:num>
  <w:num w:numId="18">
    <w:abstractNumId w:val="24"/>
  </w:num>
  <w:num w:numId="19">
    <w:abstractNumId w:val="43"/>
  </w:num>
  <w:num w:numId="20">
    <w:abstractNumId w:val="6"/>
  </w:num>
  <w:num w:numId="21">
    <w:abstractNumId w:val="34"/>
  </w:num>
  <w:num w:numId="22">
    <w:abstractNumId w:val="1"/>
  </w:num>
  <w:num w:numId="23">
    <w:abstractNumId w:val="10"/>
  </w:num>
  <w:num w:numId="24">
    <w:abstractNumId w:val="29"/>
  </w:num>
  <w:num w:numId="25">
    <w:abstractNumId w:val="28"/>
  </w:num>
  <w:num w:numId="26">
    <w:abstractNumId w:val="15"/>
  </w:num>
  <w:num w:numId="27">
    <w:abstractNumId w:val="7"/>
  </w:num>
  <w:num w:numId="28">
    <w:abstractNumId w:val="23"/>
  </w:num>
  <w:num w:numId="29">
    <w:abstractNumId w:val="36"/>
  </w:num>
  <w:num w:numId="30">
    <w:abstractNumId w:val="52"/>
  </w:num>
  <w:num w:numId="31">
    <w:abstractNumId w:val="39"/>
  </w:num>
  <w:num w:numId="32">
    <w:abstractNumId w:val="0"/>
  </w:num>
  <w:num w:numId="33">
    <w:abstractNumId w:val="17"/>
  </w:num>
  <w:num w:numId="34">
    <w:abstractNumId w:val="33"/>
  </w:num>
  <w:num w:numId="35">
    <w:abstractNumId w:val="47"/>
  </w:num>
  <w:num w:numId="36">
    <w:abstractNumId w:val="20"/>
  </w:num>
  <w:num w:numId="37">
    <w:abstractNumId w:val="30"/>
  </w:num>
  <w:num w:numId="38">
    <w:abstractNumId w:val="48"/>
  </w:num>
  <w:num w:numId="39">
    <w:abstractNumId w:val="12"/>
  </w:num>
  <w:num w:numId="40">
    <w:abstractNumId w:val="46"/>
  </w:num>
  <w:num w:numId="41">
    <w:abstractNumId w:val="5"/>
  </w:num>
  <w:num w:numId="42">
    <w:abstractNumId w:val="9"/>
  </w:num>
  <w:num w:numId="43">
    <w:abstractNumId w:val="31"/>
  </w:num>
  <w:num w:numId="44">
    <w:abstractNumId w:val="16"/>
  </w:num>
  <w:num w:numId="45">
    <w:abstractNumId w:val="13"/>
  </w:num>
  <w:num w:numId="46">
    <w:abstractNumId w:val="3"/>
  </w:num>
  <w:num w:numId="47">
    <w:abstractNumId w:val="42"/>
  </w:num>
  <w:num w:numId="48">
    <w:abstractNumId w:val="44"/>
  </w:num>
  <w:num w:numId="49">
    <w:abstractNumId w:val="50"/>
  </w:num>
  <w:num w:numId="50">
    <w:abstractNumId w:val="8"/>
  </w:num>
  <w:num w:numId="51">
    <w:abstractNumId w:val="26"/>
  </w:num>
  <w:num w:numId="52">
    <w:abstractNumId w:val="35"/>
  </w:num>
  <w:num w:numId="53">
    <w:abstractNumId w:val="22"/>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Becky Trezise">
    <w15:presenceInfo w15:providerId="None" w15:userId="Becky Trezis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embedSystemFonts/>
  <w:saveSubsetFonts/>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6CB"/>
    <w:rsid w:val="00012735"/>
    <w:rsid w:val="00037561"/>
    <w:rsid w:val="000509D9"/>
    <w:rsid w:val="00052A79"/>
    <w:rsid w:val="00065F6A"/>
    <w:rsid w:val="000715C2"/>
    <w:rsid w:val="00072C45"/>
    <w:rsid w:val="000760D1"/>
    <w:rsid w:val="00084CDA"/>
    <w:rsid w:val="00091A4A"/>
    <w:rsid w:val="000C10D3"/>
    <w:rsid w:val="000D19F6"/>
    <w:rsid w:val="000E7D53"/>
    <w:rsid w:val="000F5A66"/>
    <w:rsid w:val="00110F6C"/>
    <w:rsid w:val="00111D3B"/>
    <w:rsid w:val="00116D30"/>
    <w:rsid w:val="00125E05"/>
    <w:rsid w:val="00136038"/>
    <w:rsid w:val="0014681D"/>
    <w:rsid w:val="0015374F"/>
    <w:rsid w:val="00162793"/>
    <w:rsid w:val="00162CBC"/>
    <w:rsid w:val="00165C35"/>
    <w:rsid w:val="00172BC1"/>
    <w:rsid w:val="00175037"/>
    <w:rsid w:val="001821DA"/>
    <w:rsid w:val="001854CA"/>
    <w:rsid w:val="001922CF"/>
    <w:rsid w:val="00195441"/>
    <w:rsid w:val="001A797D"/>
    <w:rsid w:val="001C50A6"/>
    <w:rsid w:val="001C6400"/>
    <w:rsid w:val="001D1F95"/>
    <w:rsid w:val="001E486A"/>
    <w:rsid w:val="001F3ADE"/>
    <w:rsid w:val="0021223B"/>
    <w:rsid w:val="00216A54"/>
    <w:rsid w:val="002215A4"/>
    <w:rsid w:val="00227D03"/>
    <w:rsid w:val="00236932"/>
    <w:rsid w:val="00237C59"/>
    <w:rsid w:val="002441B7"/>
    <w:rsid w:val="0029569F"/>
    <w:rsid w:val="002A11C5"/>
    <w:rsid w:val="002B06F3"/>
    <w:rsid w:val="002C135A"/>
    <w:rsid w:val="002D36CB"/>
    <w:rsid w:val="002E672A"/>
    <w:rsid w:val="002F70B5"/>
    <w:rsid w:val="0030053C"/>
    <w:rsid w:val="003111C7"/>
    <w:rsid w:val="00311473"/>
    <w:rsid w:val="00325C5E"/>
    <w:rsid w:val="0033098F"/>
    <w:rsid w:val="003310F1"/>
    <w:rsid w:val="00343194"/>
    <w:rsid w:val="003446B4"/>
    <w:rsid w:val="00345F2C"/>
    <w:rsid w:val="00363900"/>
    <w:rsid w:val="00370B22"/>
    <w:rsid w:val="00374DBA"/>
    <w:rsid w:val="00386BF8"/>
    <w:rsid w:val="003939EC"/>
    <w:rsid w:val="003A12CB"/>
    <w:rsid w:val="003C5DE9"/>
    <w:rsid w:val="003E247E"/>
    <w:rsid w:val="003E68C1"/>
    <w:rsid w:val="004013DE"/>
    <w:rsid w:val="00430D2A"/>
    <w:rsid w:val="004414BB"/>
    <w:rsid w:val="00441F02"/>
    <w:rsid w:val="0044752B"/>
    <w:rsid w:val="00450863"/>
    <w:rsid w:val="004522CB"/>
    <w:rsid w:val="00481B92"/>
    <w:rsid w:val="00490C95"/>
    <w:rsid w:val="00491A0E"/>
    <w:rsid w:val="00493270"/>
    <w:rsid w:val="00496840"/>
    <w:rsid w:val="004A035F"/>
    <w:rsid w:val="004A2B43"/>
    <w:rsid w:val="004A6D75"/>
    <w:rsid w:val="004A70F2"/>
    <w:rsid w:val="004B4897"/>
    <w:rsid w:val="004C5955"/>
    <w:rsid w:val="004D4067"/>
    <w:rsid w:val="004F1BEE"/>
    <w:rsid w:val="00502EB5"/>
    <w:rsid w:val="00505D5C"/>
    <w:rsid w:val="00511747"/>
    <w:rsid w:val="00516FDA"/>
    <w:rsid w:val="00525A58"/>
    <w:rsid w:val="00527010"/>
    <w:rsid w:val="00530874"/>
    <w:rsid w:val="00537B7B"/>
    <w:rsid w:val="00542995"/>
    <w:rsid w:val="00560194"/>
    <w:rsid w:val="00560A58"/>
    <w:rsid w:val="00574DAD"/>
    <w:rsid w:val="005807A5"/>
    <w:rsid w:val="00586A9A"/>
    <w:rsid w:val="0058760D"/>
    <w:rsid w:val="00596B47"/>
    <w:rsid w:val="005975BB"/>
    <w:rsid w:val="005A0D0D"/>
    <w:rsid w:val="005B4B94"/>
    <w:rsid w:val="005C593B"/>
    <w:rsid w:val="005F1BA2"/>
    <w:rsid w:val="005F7B9D"/>
    <w:rsid w:val="00600CE3"/>
    <w:rsid w:val="00601210"/>
    <w:rsid w:val="006017D7"/>
    <w:rsid w:val="00603A6A"/>
    <w:rsid w:val="006144D4"/>
    <w:rsid w:val="00634190"/>
    <w:rsid w:val="00635717"/>
    <w:rsid w:val="00637B4C"/>
    <w:rsid w:val="00665C1E"/>
    <w:rsid w:val="00666F71"/>
    <w:rsid w:val="0067089A"/>
    <w:rsid w:val="00675DEE"/>
    <w:rsid w:val="00675F59"/>
    <w:rsid w:val="00677576"/>
    <w:rsid w:val="00687F89"/>
    <w:rsid w:val="00692F65"/>
    <w:rsid w:val="006938F0"/>
    <w:rsid w:val="006A04EF"/>
    <w:rsid w:val="006A3782"/>
    <w:rsid w:val="006B17B4"/>
    <w:rsid w:val="006C6E2C"/>
    <w:rsid w:val="006C728E"/>
    <w:rsid w:val="006E7893"/>
    <w:rsid w:val="006F11FE"/>
    <w:rsid w:val="0070533A"/>
    <w:rsid w:val="00716DAF"/>
    <w:rsid w:val="00716E7D"/>
    <w:rsid w:val="007605FF"/>
    <w:rsid w:val="00760D15"/>
    <w:rsid w:val="00763FD0"/>
    <w:rsid w:val="00764B8C"/>
    <w:rsid w:val="00781B7B"/>
    <w:rsid w:val="00783881"/>
    <w:rsid w:val="00797DAD"/>
    <w:rsid w:val="007A3783"/>
    <w:rsid w:val="007B5055"/>
    <w:rsid w:val="007C041E"/>
    <w:rsid w:val="007C237D"/>
    <w:rsid w:val="007E7635"/>
    <w:rsid w:val="007E7885"/>
    <w:rsid w:val="007F4AE4"/>
    <w:rsid w:val="008169AE"/>
    <w:rsid w:val="00822AB4"/>
    <w:rsid w:val="0082502F"/>
    <w:rsid w:val="00832C4A"/>
    <w:rsid w:val="00847409"/>
    <w:rsid w:val="0084789A"/>
    <w:rsid w:val="008842E5"/>
    <w:rsid w:val="00885617"/>
    <w:rsid w:val="0089186E"/>
    <w:rsid w:val="00892E1C"/>
    <w:rsid w:val="00895F99"/>
    <w:rsid w:val="008A1C8E"/>
    <w:rsid w:val="008B3EDD"/>
    <w:rsid w:val="008E06CA"/>
    <w:rsid w:val="008F61C0"/>
    <w:rsid w:val="008F7F61"/>
    <w:rsid w:val="0090349A"/>
    <w:rsid w:val="0091206E"/>
    <w:rsid w:val="009159EF"/>
    <w:rsid w:val="00923517"/>
    <w:rsid w:val="0094309E"/>
    <w:rsid w:val="009434A2"/>
    <w:rsid w:val="00957491"/>
    <w:rsid w:val="009652FF"/>
    <w:rsid w:val="00980FAC"/>
    <w:rsid w:val="009872F3"/>
    <w:rsid w:val="0099458B"/>
    <w:rsid w:val="009A401F"/>
    <w:rsid w:val="009C1B55"/>
    <w:rsid w:val="009D3896"/>
    <w:rsid w:val="009E53CB"/>
    <w:rsid w:val="00A04E19"/>
    <w:rsid w:val="00A1578D"/>
    <w:rsid w:val="00A16EC3"/>
    <w:rsid w:val="00A26A00"/>
    <w:rsid w:val="00A35C02"/>
    <w:rsid w:val="00A4349C"/>
    <w:rsid w:val="00A448B3"/>
    <w:rsid w:val="00A53E89"/>
    <w:rsid w:val="00A62D10"/>
    <w:rsid w:val="00A75DE7"/>
    <w:rsid w:val="00A90230"/>
    <w:rsid w:val="00AA49C8"/>
    <w:rsid w:val="00AD3C21"/>
    <w:rsid w:val="00B01E15"/>
    <w:rsid w:val="00B153FD"/>
    <w:rsid w:val="00B17564"/>
    <w:rsid w:val="00B27315"/>
    <w:rsid w:val="00B338E0"/>
    <w:rsid w:val="00B50489"/>
    <w:rsid w:val="00B5638D"/>
    <w:rsid w:val="00B6329E"/>
    <w:rsid w:val="00B92C43"/>
    <w:rsid w:val="00B9559D"/>
    <w:rsid w:val="00B97255"/>
    <w:rsid w:val="00BA2084"/>
    <w:rsid w:val="00BA630A"/>
    <w:rsid w:val="00BB515B"/>
    <w:rsid w:val="00BB58D0"/>
    <w:rsid w:val="00BD3FBA"/>
    <w:rsid w:val="00BF3020"/>
    <w:rsid w:val="00C214A9"/>
    <w:rsid w:val="00C42BB7"/>
    <w:rsid w:val="00C4446D"/>
    <w:rsid w:val="00C54EE9"/>
    <w:rsid w:val="00C73DFB"/>
    <w:rsid w:val="00C77630"/>
    <w:rsid w:val="00CA1F80"/>
    <w:rsid w:val="00CB3463"/>
    <w:rsid w:val="00CB5BD2"/>
    <w:rsid w:val="00CD766B"/>
    <w:rsid w:val="00CE014D"/>
    <w:rsid w:val="00D00E02"/>
    <w:rsid w:val="00D04835"/>
    <w:rsid w:val="00D12E79"/>
    <w:rsid w:val="00D13943"/>
    <w:rsid w:val="00D260E0"/>
    <w:rsid w:val="00D42D5B"/>
    <w:rsid w:val="00D678B1"/>
    <w:rsid w:val="00D72105"/>
    <w:rsid w:val="00D73B50"/>
    <w:rsid w:val="00E13340"/>
    <w:rsid w:val="00E3098D"/>
    <w:rsid w:val="00E4069D"/>
    <w:rsid w:val="00E42824"/>
    <w:rsid w:val="00E50486"/>
    <w:rsid w:val="00E55F94"/>
    <w:rsid w:val="00E63DCD"/>
    <w:rsid w:val="00E709C3"/>
    <w:rsid w:val="00E73C1B"/>
    <w:rsid w:val="00E77814"/>
    <w:rsid w:val="00E95259"/>
    <w:rsid w:val="00E96017"/>
    <w:rsid w:val="00EA0E51"/>
    <w:rsid w:val="00EA13BD"/>
    <w:rsid w:val="00EB2FED"/>
    <w:rsid w:val="00EC4251"/>
    <w:rsid w:val="00ED5740"/>
    <w:rsid w:val="00EF40DE"/>
    <w:rsid w:val="00F10144"/>
    <w:rsid w:val="00F27D6A"/>
    <w:rsid w:val="00F353D7"/>
    <w:rsid w:val="00F44462"/>
    <w:rsid w:val="00F52BAA"/>
    <w:rsid w:val="00F547CD"/>
    <w:rsid w:val="00F55FFF"/>
    <w:rsid w:val="00F62990"/>
    <w:rsid w:val="00F71619"/>
    <w:rsid w:val="00F74318"/>
    <w:rsid w:val="00F76C17"/>
    <w:rsid w:val="00F77800"/>
    <w:rsid w:val="00F819DE"/>
    <w:rsid w:val="00F84DC2"/>
    <w:rsid w:val="00F868F8"/>
    <w:rsid w:val="00F96591"/>
    <w:rsid w:val="00FA33AA"/>
    <w:rsid w:val="00FA3CFB"/>
    <w:rsid w:val="00FA68C1"/>
    <w:rsid w:val="00FB0AD8"/>
    <w:rsid w:val="00FB19D4"/>
    <w:rsid w:val="00FB6AC9"/>
    <w:rsid w:val="00FD7CBC"/>
    <w:rsid w:val="00FE6C5A"/>
    <w:rsid w:val="00FF4A5C"/>
    <w:rsid w:val="00FF728E"/>
  </w:rsids>
  <m:mathPr>
    <m:mathFont m:val="Cambria Math"/>
    <m:brkBin m:val="before"/>
    <m:brkBinSub m:val="--"/>
    <m:smallFrac m:val="0"/>
    <m:dispDef/>
    <m:lMargin m:val="0"/>
    <m:rMargin m:val="0"/>
    <m:defJc m:val="centerGroup"/>
    <m:wrapIndent m:val="1440"/>
    <m:intLim m:val="subSup"/>
    <m:naryLim m:val="undOvr"/>
  </m:mathPr>
  <w:themeFontLang w:val="en-US" w:eastAsia="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1753EF5"/>
  <w15:chartTrackingRefBased/>
  <w15:docId w15:val="{1856ED5C-4037-4B3C-B893-D8F1EE1C1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Roboto Condensed Light" w:eastAsiaTheme="minorHAnsi" w:hAnsi="Roboto Condensed Light"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251"/>
  </w:style>
  <w:style w:type="paragraph" w:styleId="Heading1">
    <w:name w:val="heading 1"/>
    <w:basedOn w:val="Normal"/>
    <w:next w:val="Normal"/>
    <w:link w:val="Heading1Char"/>
    <w:uiPriority w:val="9"/>
    <w:qFormat/>
    <w:rsid w:val="00EC4251"/>
    <w:pPr>
      <w:keepNext/>
      <w:keepLines/>
      <w:spacing w:before="240" w:after="0"/>
      <w:outlineLvl w:val="0"/>
    </w:pPr>
    <w:rPr>
      <w:rFonts w:ascii="Palanquin Light" w:eastAsiaTheme="majorEastAsia" w:hAnsi="Palanquin Light" w:cstheme="majorBidi"/>
      <w:sz w:val="32"/>
      <w:szCs w:val="32"/>
    </w:rPr>
  </w:style>
  <w:style w:type="paragraph" w:styleId="Heading2">
    <w:name w:val="heading 2"/>
    <w:basedOn w:val="Normal"/>
    <w:next w:val="Normal"/>
    <w:link w:val="Heading2Char"/>
    <w:uiPriority w:val="9"/>
    <w:semiHidden/>
    <w:unhideWhenUsed/>
    <w:qFormat/>
    <w:rsid w:val="00EC4251"/>
    <w:pPr>
      <w:keepNext/>
      <w:keepLines/>
      <w:spacing w:before="40" w:after="0"/>
      <w:outlineLvl w:val="1"/>
    </w:pPr>
    <w:rPr>
      <w:rFonts w:ascii="Palanquin Light" w:eastAsiaTheme="majorEastAsia" w:hAnsi="Palanquin Light" w:cstheme="majorBid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251"/>
    <w:pPr>
      <w:spacing w:after="0" w:line="240" w:lineRule="auto"/>
      <w:contextualSpacing/>
    </w:pPr>
    <w:rPr>
      <w:rFonts w:ascii="Palanquin Light" w:eastAsiaTheme="majorEastAsia" w:hAnsi="Palanquin Light" w:cstheme="majorBidi"/>
      <w:spacing w:val="-10"/>
      <w:kern w:val="28"/>
      <w:sz w:val="56"/>
      <w:szCs w:val="56"/>
    </w:rPr>
  </w:style>
  <w:style w:type="character" w:customStyle="1" w:styleId="TitleChar">
    <w:name w:val="Title Char"/>
    <w:basedOn w:val="DefaultParagraphFont"/>
    <w:link w:val="Title"/>
    <w:uiPriority w:val="10"/>
    <w:rsid w:val="00EC4251"/>
    <w:rPr>
      <w:rFonts w:ascii="Palanquin Light" w:eastAsiaTheme="majorEastAsia" w:hAnsi="Palanquin Light" w:cstheme="majorBidi"/>
      <w:spacing w:val="-10"/>
      <w:kern w:val="28"/>
      <w:sz w:val="56"/>
      <w:szCs w:val="56"/>
    </w:rPr>
  </w:style>
  <w:style w:type="character" w:customStyle="1" w:styleId="Heading1Char">
    <w:name w:val="Heading 1 Char"/>
    <w:basedOn w:val="DefaultParagraphFont"/>
    <w:link w:val="Heading1"/>
    <w:uiPriority w:val="9"/>
    <w:rsid w:val="00EC4251"/>
    <w:rPr>
      <w:rFonts w:ascii="Palanquin Light" w:eastAsiaTheme="majorEastAsia" w:hAnsi="Palanquin Light" w:cstheme="majorBidi"/>
      <w:sz w:val="32"/>
      <w:szCs w:val="32"/>
    </w:rPr>
  </w:style>
  <w:style w:type="character" w:customStyle="1" w:styleId="Heading2Char">
    <w:name w:val="Heading 2 Char"/>
    <w:basedOn w:val="DefaultParagraphFont"/>
    <w:link w:val="Heading2"/>
    <w:uiPriority w:val="9"/>
    <w:semiHidden/>
    <w:rsid w:val="00EC4251"/>
    <w:rPr>
      <w:rFonts w:ascii="Palanquin Light" w:eastAsiaTheme="majorEastAsia" w:hAnsi="Palanquin Light" w:cstheme="majorBidi"/>
      <w:sz w:val="26"/>
      <w:szCs w:val="26"/>
    </w:rPr>
  </w:style>
  <w:style w:type="paragraph" w:styleId="Subtitle">
    <w:name w:val="Subtitle"/>
    <w:basedOn w:val="Normal"/>
    <w:next w:val="Normal"/>
    <w:link w:val="SubtitleChar"/>
    <w:uiPriority w:val="11"/>
    <w:qFormat/>
    <w:rsid w:val="00EC4251"/>
    <w:pPr>
      <w:numPr>
        <w:ilvl w:val="1"/>
      </w:numPr>
    </w:pPr>
    <w:rPr>
      <w:rFonts w:ascii="Palanquin Light" w:eastAsiaTheme="minorEastAsia" w:hAnsi="Palanquin Light"/>
      <w:spacing w:val="15"/>
    </w:rPr>
  </w:style>
  <w:style w:type="character" w:customStyle="1" w:styleId="SubtitleChar">
    <w:name w:val="Subtitle Char"/>
    <w:basedOn w:val="DefaultParagraphFont"/>
    <w:link w:val="Subtitle"/>
    <w:uiPriority w:val="11"/>
    <w:rsid w:val="00EC4251"/>
    <w:rPr>
      <w:rFonts w:ascii="Palanquin Light" w:eastAsiaTheme="minorEastAsia" w:hAnsi="Palanquin Light"/>
      <w:spacing w:val="15"/>
    </w:rPr>
  </w:style>
  <w:style w:type="paragraph" w:styleId="Header">
    <w:name w:val="header"/>
    <w:basedOn w:val="Normal"/>
    <w:link w:val="HeaderChar"/>
    <w:uiPriority w:val="99"/>
    <w:unhideWhenUsed/>
    <w:rsid w:val="002D36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36CB"/>
  </w:style>
  <w:style w:type="paragraph" w:styleId="Footer">
    <w:name w:val="footer"/>
    <w:basedOn w:val="Normal"/>
    <w:link w:val="FooterChar"/>
    <w:uiPriority w:val="99"/>
    <w:unhideWhenUsed/>
    <w:rsid w:val="002D36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36CB"/>
  </w:style>
  <w:style w:type="paragraph" w:styleId="ListParagraph">
    <w:name w:val="List Paragraph"/>
    <w:aliases w:val="Bullets 1"/>
    <w:basedOn w:val="Normal"/>
    <w:link w:val="ListParagraphChar"/>
    <w:uiPriority w:val="34"/>
    <w:qFormat/>
    <w:rsid w:val="002D36CB"/>
    <w:pPr>
      <w:ind w:left="720"/>
      <w:contextualSpacing/>
    </w:pPr>
    <w:rPr>
      <w:rFonts w:asciiTheme="minorHAnsi" w:hAnsiTheme="minorHAnsi"/>
      <w:lang w:val="en-US"/>
    </w:rPr>
  </w:style>
  <w:style w:type="paragraph" w:styleId="NoSpacing">
    <w:name w:val="No Spacing"/>
    <w:uiPriority w:val="1"/>
    <w:qFormat/>
    <w:rsid w:val="002D36CB"/>
    <w:pPr>
      <w:spacing w:after="0" w:line="240" w:lineRule="auto"/>
    </w:pPr>
    <w:rPr>
      <w:rFonts w:asciiTheme="minorHAnsi" w:hAnsiTheme="minorHAnsi"/>
      <w:lang w:val="en-US"/>
    </w:rPr>
  </w:style>
  <w:style w:type="character" w:styleId="PageNumber">
    <w:name w:val="page number"/>
    <w:basedOn w:val="DefaultParagraphFont"/>
    <w:uiPriority w:val="99"/>
    <w:semiHidden/>
    <w:unhideWhenUsed/>
    <w:rsid w:val="00363900"/>
  </w:style>
  <w:style w:type="paragraph" w:styleId="BalloonText">
    <w:name w:val="Balloon Text"/>
    <w:basedOn w:val="Normal"/>
    <w:link w:val="BalloonTextChar"/>
    <w:uiPriority w:val="99"/>
    <w:semiHidden/>
    <w:unhideWhenUsed/>
    <w:rsid w:val="00363900"/>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63900"/>
    <w:rPr>
      <w:rFonts w:ascii="Times New Roman" w:hAnsi="Times New Roman" w:cs="Times New Roman"/>
      <w:sz w:val="18"/>
      <w:szCs w:val="18"/>
    </w:rPr>
  </w:style>
  <w:style w:type="table" w:styleId="GridTable4-Accent6">
    <w:name w:val="Grid Table 4 Accent 6"/>
    <w:basedOn w:val="TableNormal"/>
    <w:uiPriority w:val="49"/>
    <w:rsid w:val="004D4067"/>
    <w:pPr>
      <w:spacing w:after="0" w:line="240" w:lineRule="auto"/>
    </w:pPr>
    <w:tblPr>
      <w:tblStyleRowBandSize w:val="1"/>
      <w:tblStyleColBandSize w:val="1"/>
      <w:tblBorders>
        <w:top w:val="single" w:sz="4" w:space="0" w:color="B6DC9C" w:themeColor="accent6" w:themeTint="99"/>
        <w:left w:val="single" w:sz="4" w:space="0" w:color="B6DC9C" w:themeColor="accent6" w:themeTint="99"/>
        <w:bottom w:val="single" w:sz="4" w:space="0" w:color="B6DC9C" w:themeColor="accent6" w:themeTint="99"/>
        <w:right w:val="single" w:sz="4" w:space="0" w:color="B6DC9C" w:themeColor="accent6" w:themeTint="99"/>
        <w:insideH w:val="single" w:sz="4" w:space="0" w:color="B6DC9C" w:themeColor="accent6" w:themeTint="99"/>
        <w:insideV w:val="single" w:sz="4" w:space="0" w:color="B6DC9C" w:themeColor="accent6" w:themeTint="99"/>
      </w:tblBorders>
    </w:tblPr>
    <w:tblStylePr w:type="firstRow">
      <w:rPr>
        <w:b/>
        <w:bCs/>
        <w:color w:val="FFFFFF" w:themeColor="background1"/>
      </w:rPr>
      <w:tblPr/>
      <w:tcPr>
        <w:tcBorders>
          <w:top w:val="single" w:sz="4" w:space="0" w:color="86C55B" w:themeColor="accent6"/>
          <w:left w:val="single" w:sz="4" w:space="0" w:color="86C55B" w:themeColor="accent6"/>
          <w:bottom w:val="single" w:sz="4" w:space="0" w:color="86C55B" w:themeColor="accent6"/>
          <w:right w:val="single" w:sz="4" w:space="0" w:color="86C55B" w:themeColor="accent6"/>
          <w:insideH w:val="nil"/>
          <w:insideV w:val="nil"/>
        </w:tcBorders>
        <w:shd w:val="clear" w:color="auto" w:fill="86C55B" w:themeFill="accent6"/>
      </w:tcPr>
    </w:tblStylePr>
    <w:tblStylePr w:type="lastRow">
      <w:rPr>
        <w:b/>
        <w:bCs/>
      </w:rPr>
      <w:tblPr/>
      <w:tcPr>
        <w:tcBorders>
          <w:top w:val="double" w:sz="4" w:space="0" w:color="86C55B" w:themeColor="accent6"/>
        </w:tcBorders>
      </w:tcPr>
    </w:tblStylePr>
    <w:tblStylePr w:type="firstCol">
      <w:rPr>
        <w:b/>
        <w:bCs/>
      </w:rPr>
    </w:tblStylePr>
    <w:tblStylePr w:type="lastCol">
      <w:rPr>
        <w:b/>
        <w:bCs/>
      </w:rPr>
    </w:tblStylePr>
    <w:tblStylePr w:type="band1Vert">
      <w:tblPr/>
      <w:tcPr>
        <w:shd w:val="clear" w:color="auto" w:fill="E6F3DE" w:themeFill="accent6" w:themeFillTint="33"/>
      </w:tcPr>
    </w:tblStylePr>
    <w:tblStylePr w:type="band1Horz">
      <w:tblPr/>
      <w:tcPr>
        <w:shd w:val="clear" w:color="auto" w:fill="E6F3DE" w:themeFill="accent6" w:themeFillTint="33"/>
      </w:tcPr>
    </w:tblStylePr>
  </w:style>
  <w:style w:type="character" w:customStyle="1" w:styleId="ListParagraphChar">
    <w:name w:val="List Paragraph Char"/>
    <w:aliases w:val="Bullets 1 Char"/>
    <w:basedOn w:val="DefaultParagraphFont"/>
    <w:link w:val="ListParagraph"/>
    <w:uiPriority w:val="34"/>
    <w:locked/>
    <w:rsid w:val="0029569F"/>
    <w:rPr>
      <w:rFonts w:asciiTheme="minorHAnsi" w:hAnsiTheme="minorHAnsi"/>
      <w:lang w:val="en-US"/>
    </w:rPr>
  </w:style>
  <w:style w:type="character" w:styleId="CommentReference">
    <w:name w:val="annotation reference"/>
    <w:basedOn w:val="DefaultParagraphFont"/>
    <w:uiPriority w:val="99"/>
    <w:semiHidden/>
    <w:unhideWhenUsed/>
    <w:rsid w:val="00763FD0"/>
    <w:rPr>
      <w:sz w:val="16"/>
      <w:szCs w:val="16"/>
    </w:rPr>
  </w:style>
  <w:style w:type="paragraph" w:styleId="CommentText">
    <w:name w:val="annotation text"/>
    <w:basedOn w:val="Normal"/>
    <w:link w:val="CommentTextChar"/>
    <w:uiPriority w:val="99"/>
    <w:unhideWhenUsed/>
    <w:rsid w:val="00763FD0"/>
    <w:pPr>
      <w:spacing w:line="240" w:lineRule="auto"/>
    </w:pPr>
    <w:rPr>
      <w:sz w:val="20"/>
      <w:szCs w:val="20"/>
    </w:rPr>
  </w:style>
  <w:style w:type="character" w:customStyle="1" w:styleId="CommentTextChar">
    <w:name w:val="Comment Text Char"/>
    <w:basedOn w:val="DefaultParagraphFont"/>
    <w:link w:val="CommentText"/>
    <w:uiPriority w:val="99"/>
    <w:rsid w:val="00763FD0"/>
    <w:rPr>
      <w:sz w:val="20"/>
      <w:szCs w:val="20"/>
    </w:rPr>
  </w:style>
  <w:style w:type="paragraph" w:styleId="CommentSubject">
    <w:name w:val="annotation subject"/>
    <w:basedOn w:val="CommentText"/>
    <w:next w:val="CommentText"/>
    <w:link w:val="CommentSubjectChar"/>
    <w:uiPriority w:val="99"/>
    <w:semiHidden/>
    <w:unhideWhenUsed/>
    <w:rsid w:val="00763FD0"/>
    <w:rPr>
      <w:b/>
      <w:bCs/>
    </w:rPr>
  </w:style>
  <w:style w:type="character" w:customStyle="1" w:styleId="CommentSubjectChar">
    <w:name w:val="Comment Subject Char"/>
    <w:basedOn w:val="CommentTextChar"/>
    <w:link w:val="CommentSubject"/>
    <w:uiPriority w:val="99"/>
    <w:semiHidden/>
    <w:rsid w:val="00763FD0"/>
    <w:rPr>
      <w:b/>
      <w:bCs/>
      <w:sz w:val="20"/>
      <w:szCs w:val="20"/>
    </w:rPr>
  </w:style>
  <w:style w:type="table" w:styleId="GridTable2-Accent1">
    <w:name w:val="Grid Table 2 Accent 1"/>
    <w:basedOn w:val="TableNormal"/>
    <w:uiPriority w:val="47"/>
    <w:rsid w:val="0067089A"/>
    <w:pPr>
      <w:spacing w:after="0" w:line="240" w:lineRule="auto"/>
    </w:pPr>
    <w:rPr>
      <w:rFonts w:asciiTheme="minorHAnsi" w:hAnsiTheme="minorHAnsi"/>
    </w:rPr>
    <w:tblPr>
      <w:tblStyleRowBandSize w:val="1"/>
      <w:tblStyleColBandSize w:val="1"/>
      <w:tblBorders>
        <w:top w:val="single" w:sz="2" w:space="0" w:color="3092E7" w:themeColor="accent1" w:themeTint="99"/>
        <w:bottom w:val="single" w:sz="2" w:space="0" w:color="3092E7" w:themeColor="accent1" w:themeTint="99"/>
        <w:insideH w:val="single" w:sz="2" w:space="0" w:color="3092E7" w:themeColor="accent1" w:themeTint="99"/>
        <w:insideV w:val="single" w:sz="2" w:space="0" w:color="3092E7" w:themeColor="accent1" w:themeTint="99"/>
      </w:tblBorders>
    </w:tblPr>
    <w:tblStylePr w:type="firstRow">
      <w:rPr>
        <w:b/>
        <w:bCs/>
      </w:rPr>
      <w:tblPr/>
      <w:tcPr>
        <w:tcBorders>
          <w:top w:val="nil"/>
          <w:bottom w:val="single" w:sz="12" w:space="0" w:color="3092E7" w:themeColor="accent1" w:themeTint="99"/>
          <w:insideH w:val="nil"/>
          <w:insideV w:val="nil"/>
        </w:tcBorders>
        <w:shd w:val="clear" w:color="auto" w:fill="FFFFFF" w:themeFill="background1"/>
      </w:tcPr>
    </w:tblStylePr>
    <w:tblStylePr w:type="lastRow">
      <w:rPr>
        <w:b/>
        <w:bCs/>
      </w:rPr>
      <w:tblPr/>
      <w:tcPr>
        <w:tcBorders>
          <w:top w:val="double" w:sz="2" w:space="0" w:color="3092E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9DAF7" w:themeFill="accent1" w:themeFillTint="33"/>
      </w:tcPr>
    </w:tblStylePr>
    <w:tblStylePr w:type="band1Horz">
      <w:tblPr/>
      <w:tcPr>
        <w:shd w:val="clear" w:color="auto" w:fill="B9DAF7" w:themeFill="accent1" w:themeFillTint="33"/>
      </w:tcPr>
    </w:tblStylePr>
  </w:style>
  <w:style w:type="table" w:styleId="TableGrid">
    <w:name w:val="Table Grid"/>
    <w:basedOn w:val="TableNormal"/>
    <w:uiPriority w:val="59"/>
    <w:rsid w:val="007C2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7C237D"/>
    <w:pPr>
      <w:spacing w:after="0" w:line="240" w:lineRule="auto"/>
    </w:pPr>
    <w:tblPr>
      <w:tblStyleRowBandSize w:val="1"/>
      <w:tblStyleColBandSize w:val="1"/>
      <w:tblBorders>
        <w:top w:val="single" w:sz="4" w:space="0" w:color="66D6FF" w:themeColor="accent2" w:themeTint="99"/>
        <w:left w:val="single" w:sz="4" w:space="0" w:color="66D6FF" w:themeColor="accent2" w:themeTint="99"/>
        <w:bottom w:val="single" w:sz="4" w:space="0" w:color="66D6FF" w:themeColor="accent2" w:themeTint="99"/>
        <w:right w:val="single" w:sz="4" w:space="0" w:color="66D6FF" w:themeColor="accent2" w:themeTint="99"/>
        <w:insideH w:val="single" w:sz="4" w:space="0" w:color="66D6FF" w:themeColor="accent2" w:themeTint="99"/>
        <w:insideV w:val="single" w:sz="4" w:space="0" w:color="66D6FF" w:themeColor="accent2" w:themeTint="99"/>
      </w:tblBorders>
    </w:tblPr>
    <w:tblStylePr w:type="firstRow">
      <w:rPr>
        <w:b/>
        <w:bCs/>
        <w:color w:val="FFFFFF" w:themeColor="background1"/>
      </w:rPr>
      <w:tblPr/>
      <w:tcPr>
        <w:tcBorders>
          <w:top w:val="single" w:sz="4" w:space="0" w:color="01BCFF" w:themeColor="accent2"/>
          <w:left w:val="single" w:sz="4" w:space="0" w:color="01BCFF" w:themeColor="accent2"/>
          <w:bottom w:val="single" w:sz="4" w:space="0" w:color="01BCFF" w:themeColor="accent2"/>
          <w:right w:val="single" w:sz="4" w:space="0" w:color="01BCFF" w:themeColor="accent2"/>
          <w:insideH w:val="nil"/>
          <w:insideV w:val="nil"/>
        </w:tcBorders>
        <w:shd w:val="clear" w:color="auto" w:fill="01BCFF" w:themeFill="accent2"/>
      </w:tcPr>
    </w:tblStylePr>
    <w:tblStylePr w:type="lastRow">
      <w:rPr>
        <w:b/>
        <w:bCs/>
      </w:rPr>
      <w:tblPr/>
      <w:tcPr>
        <w:tcBorders>
          <w:top w:val="double" w:sz="4" w:space="0" w:color="01BCFF" w:themeColor="accent2"/>
        </w:tcBorders>
      </w:tcPr>
    </w:tblStylePr>
    <w:tblStylePr w:type="firstCol">
      <w:rPr>
        <w:b/>
        <w:bCs/>
      </w:rPr>
    </w:tblStylePr>
    <w:tblStylePr w:type="lastCol">
      <w:rPr>
        <w:b/>
        <w:bCs/>
      </w:rPr>
    </w:tblStylePr>
    <w:tblStylePr w:type="band1Vert">
      <w:tblPr/>
      <w:tcPr>
        <w:shd w:val="clear" w:color="auto" w:fill="CCF1FF" w:themeFill="accent2" w:themeFillTint="33"/>
      </w:tcPr>
    </w:tblStylePr>
    <w:tblStylePr w:type="band1Horz">
      <w:tblPr/>
      <w:tcPr>
        <w:shd w:val="clear" w:color="auto" w:fill="CCF1FF" w:themeFill="accent2" w:themeFillTint="33"/>
      </w:tcPr>
    </w:tblStylePr>
  </w:style>
  <w:style w:type="table" w:styleId="GridTable6Colorful-Accent2">
    <w:name w:val="Grid Table 6 Colorful Accent 2"/>
    <w:basedOn w:val="TableNormal"/>
    <w:uiPriority w:val="51"/>
    <w:rsid w:val="007C237D"/>
    <w:pPr>
      <w:spacing w:after="0" w:line="240" w:lineRule="auto"/>
    </w:pPr>
    <w:rPr>
      <w:color w:val="008CBF" w:themeColor="accent2" w:themeShade="BF"/>
    </w:rPr>
    <w:tblPr>
      <w:tblStyleRowBandSize w:val="1"/>
      <w:tblStyleColBandSize w:val="1"/>
      <w:tblBorders>
        <w:top w:val="single" w:sz="4" w:space="0" w:color="66D6FF" w:themeColor="accent2" w:themeTint="99"/>
        <w:left w:val="single" w:sz="4" w:space="0" w:color="66D6FF" w:themeColor="accent2" w:themeTint="99"/>
        <w:bottom w:val="single" w:sz="4" w:space="0" w:color="66D6FF" w:themeColor="accent2" w:themeTint="99"/>
        <w:right w:val="single" w:sz="4" w:space="0" w:color="66D6FF" w:themeColor="accent2" w:themeTint="99"/>
        <w:insideH w:val="single" w:sz="4" w:space="0" w:color="66D6FF" w:themeColor="accent2" w:themeTint="99"/>
        <w:insideV w:val="single" w:sz="4" w:space="0" w:color="66D6FF" w:themeColor="accent2" w:themeTint="99"/>
      </w:tblBorders>
    </w:tblPr>
    <w:tblStylePr w:type="firstRow">
      <w:rPr>
        <w:b/>
        <w:bCs/>
      </w:rPr>
      <w:tblPr/>
      <w:tcPr>
        <w:tcBorders>
          <w:bottom w:val="single" w:sz="12" w:space="0" w:color="66D6FF" w:themeColor="accent2" w:themeTint="99"/>
        </w:tcBorders>
      </w:tcPr>
    </w:tblStylePr>
    <w:tblStylePr w:type="lastRow">
      <w:rPr>
        <w:b/>
        <w:bCs/>
      </w:rPr>
      <w:tblPr/>
      <w:tcPr>
        <w:tcBorders>
          <w:top w:val="double" w:sz="4" w:space="0" w:color="66D6FF" w:themeColor="accent2" w:themeTint="99"/>
        </w:tcBorders>
      </w:tcPr>
    </w:tblStylePr>
    <w:tblStylePr w:type="firstCol">
      <w:rPr>
        <w:b/>
        <w:bCs/>
      </w:rPr>
    </w:tblStylePr>
    <w:tblStylePr w:type="lastCol">
      <w:rPr>
        <w:b/>
        <w:bCs/>
      </w:rPr>
    </w:tblStylePr>
    <w:tblStylePr w:type="band1Vert">
      <w:tblPr/>
      <w:tcPr>
        <w:shd w:val="clear" w:color="auto" w:fill="CCF1FF" w:themeFill="accent2" w:themeFillTint="33"/>
      </w:tcPr>
    </w:tblStylePr>
    <w:tblStylePr w:type="band1Horz">
      <w:tblPr/>
      <w:tcPr>
        <w:shd w:val="clear" w:color="auto" w:fill="CCF1FF" w:themeFill="accent2" w:themeFillTint="33"/>
      </w:tcPr>
    </w:tblStylePr>
  </w:style>
  <w:style w:type="table" w:styleId="GridTable6Colorful-Accent5">
    <w:name w:val="Grid Table 6 Colorful Accent 5"/>
    <w:basedOn w:val="TableNormal"/>
    <w:uiPriority w:val="51"/>
    <w:rsid w:val="007C237D"/>
    <w:pPr>
      <w:spacing w:after="0" w:line="240" w:lineRule="auto"/>
    </w:pPr>
    <w:rPr>
      <w:color w:val="067ADC" w:themeColor="accent5" w:themeShade="BF"/>
    </w:rPr>
    <w:tblPr>
      <w:tblStyleRowBandSize w:val="1"/>
      <w:tblStyleColBandSize w:val="1"/>
      <w:tblBorders>
        <w:top w:val="single" w:sz="4" w:space="0" w:color="86C6FB" w:themeColor="accent5" w:themeTint="99"/>
        <w:left w:val="single" w:sz="4" w:space="0" w:color="86C6FB" w:themeColor="accent5" w:themeTint="99"/>
        <w:bottom w:val="single" w:sz="4" w:space="0" w:color="86C6FB" w:themeColor="accent5" w:themeTint="99"/>
        <w:right w:val="single" w:sz="4" w:space="0" w:color="86C6FB" w:themeColor="accent5" w:themeTint="99"/>
        <w:insideH w:val="single" w:sz="4" w:space="0" w:color="86C6FB" w:themeColor="accent5" w:themeTint="99"/>
        <w:insideV w:val="single" w:sz="4" w:space="0" w:color="86C6FB" w:themeColor="accent5" w:themeTint="99"/>
      </w:tblBorders>
    </w:tblPr>
    <w:tblStylePr w:type="firstRow">
      <w:rPr>
        <w:b/>
        <w:bCs/>
      </w:rPr>
      <w:tblPr/>
      <w:tcPr>
        <w:tcBorders>
          <w:bottom w:val="single" w:sz="12" w:space="0" w:color="86C6FB" w:themeColor="accent5" w:themeTint="99"/>
        </w:tcBorders>
      </w:tcPr>
    </w:tblStylePr>
    <w:tblStylePr w:type="lastRow">
      <w:rPr>
        <w:b/>
        <w:bCs/>
      </w:rPr>
      <w:tblPr/>
      <w:tcPr>
        <w:tcBorders>
          <w:top w:val="double" w:sz="4" w:space="0" w:color="86C6FB" w:themeColor="accent5" w:themeTint="99"/>
        </w:tcBorders>
      </w:tcPr>
    </w:tblStylePr>
    <w:tblStylePr w:type="firstCol">
      <w:rPr>
        <w:b/>
        <w:bCs/>
      </w:rPr>
    </w:tblStylePr>
    <w:tblStylePr w:type="lastCol">
      <w:rPr>
        <w:b/>
        <w:bCs/>
      </w:rPr>
    </w:tblStylePr>
    <w:tblStylePr w:type="band1Vert">
      <w:tblPr/>
      <w:tcPr>
        <w:shd w:val="clear" w:color="auto" w:fill="D6EBFD" w:themeFill="accent5" w:themeFillTint="33"/>
      </w:tcPr>
    </w:tblStylePr>
    <w:tblStylePr w:type="band1Horz">
      <w:tblPr/>
      <w:tcPr>
        <w:shd w:val="clear" w:color="auto" w:fill="D6EBFD" w:themeFill="accent5" w:themeFillTint="33"/>
      </w:tcPr>
    </w:tblStylePr>
  </w:style>
  <w:style w:type="table" w:customStyle="1" w:styleId="LightGrid-Accent11">
    <w:name w:val="Light Grid - Accent 11"/>
    <w:basedOn w:val="TableNormal"/>
    <w:uiPriority w:val="62"/>
    <w:rsid w:val="00C4446D"/>
    <w:pPr>
      <w:spacing w:after="0" w:line="240" w:lineRule="auto"/>
    </w:pPr>
    <w:rPr>
      <w:rFonts w:asciiTheme="minorHAnsi" w:hAnsiTheme="minorHAnsi"/>
    </w:rPr>
    <w:tblPr>
      <w:tblStyleRowBandSize w:val="1"/>
      <w:tblStyleColBandSize w:val="1"/>
      <w:tblBorders>
        <w:top w:val="single" w:sz="8" w:space="0" w:color="0D4371" w:themeColor="accent1"/>
        <w:left w:val="single" w:sz="8" w:space="0" w:color="0D4371" w:themeColor="accent1"/>
        <w:bottom w:val="single" w:sz="8" w:space="0" w:color="0D4371" w:themeColor="accent1"/>
        <w:right w:val="single" w:sz="8" w:space="0" w:color="0D4371" w:themeColor="accent1"/>
        <w:insideH w:val="single" w:sz="8" w:space="0" w:color="0D4371" w:themeColor="accent1"/>
        <w:insideV w:val="single" w:sz="8" w:space="0" w:color="0D4371"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D4371" w:themeColor="accent1"/>
          <w:left w:val="single" w:sz="8" w:space="0" w:color="0D4371" w:themeColor="accent1"/>
          <w:bottom w:val="single" w:sz="18" w:space="0" w:color="0D4371" w:themeColor="accent1"/>
          <w:right w:val="single" w:sz="8" w:space="0" w:color="0D4371" w:themeColor="accent1"/>
          <w:insideH w:val="nil"/>
          <w:insideV w:val="single" w:sz="8" w:space="0" w:color="0D4371"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D4371" w:themeColor="accent1"/>
          <w:left w:val="single" w:sz="8" w:space="0" w:color="0D4371" w:themeColor="accent1"/>
          <w:bottom w:val="single" w:sz="8" w:space="0" w:color="0D4371" w:themeColor="accent1"/>
          <w:right w:val="single" w:sz="8" w:space="0" w:color="0D4371" w:themeColor="accent1"/>
          <w:insideH w:val="nil"/>
          <w:insideV w:val="single" w:sz="8" w:space="0" w:color="0D4371"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D4371" w:themeColor="accent1"/>
          <w:left w:val="single" w:sz="8" w:space="0" w:color="0D4371" w:themeColor="accent1"/>
          <w:bottom w:val="single" w:sz="8" w:space="0" w:color="0D4371" w:themeColor="accent1"/>
          <w:right w:val="single" w:sz="8" w:space="0" w:color="0D4371" w:themeColor="accent1"/>
        </w:tcBorders>
      </w:tcPr>
    </w:tblStylePr>
    <w:tblStylePr w:type="band1Vert">
      <w:tblPr/>
      <w:tcPr>
        <w:tcBorders>
          <w:top w:val="single" w:sz="8" w:space="0" w:color="0D4371" w:themeColor="accent1"/>
          <w:left w:val="single" w:sz="8" w:space="0" w:color="0D4371" w:themeColor="accent1"/>
          <w:bottom w:val="single" w:sz="8" w:space="0" w:color="0D4371" w:themeColor="accent1"/>
          <w:right w:val="single" w:sz="8" w:space="0" w:color="0D4371" w:themeColor="accent1"/>
        </w:tcBorders>
        <w:shd w:val="clear" w:color="auto" w:fill="A9D2F5" w:themeFill="accent1" w:themeFillTint="3F"/>
      </w:tcPr>
    </w:tblStylePr>
    <w:tblStylePr w:type="band1Horz">
      <w:tblPr/>
      <w:tcPr>
        <w:tcBorders>
          <w:top w:val="single" w:sz="8" w:space="0" w:color="0D4371" w:themeColor="accent1"/>
          <w:left w:val="single" w:sz="8" w:space="0" w:color="0D4371" w:themeColor="accent1"/>
          <w:bottom w:val="single" w:sz="8" w:space="0" w:color="0D4371" w:themeColor="accent1"/>
          <w:right w:val="single" w:sz="8" w:space="0" w:color="0D4371" w:themeColor="accent1"/>
          <w:insideV w:val="single" w:sz="8" w:space="0" w:color="0D4371" w:themeColor="accent1"/>
        </w:tcBorders>
        <w:shd w:val="clear" w:color="auto" w:fill="A9D2F5" w:themeFill="accent1" w:themeFillTint="3F"/>
      </w:tcPr>
    </w:tblStylePr>
    <w:tblStylePr w:type="band2Horz">
      <w:tblPr/>
      <w:tcPr>
        <w:tcBorders>
          <w:top w:val="single" w:sz="8" w:space="0" w:color="0D4371" w:themeColor="accent1"/>
          <w:left w:val="single" w:sz="8" w:space="0" w:color="0D4371" w:themeColor="accent1"/>
          <w:bottom w:val="single" w:sz="8" w:space="0" w:color="0D4371" w:themeColor="accent1"/>
          <w:right w:val="single" w:sz="8" w:space="0" w:color="0D4371" w:themeColor="accent1"/>
          <w:insideV w:val="single" w:sz="8" w:space="0" w:color="0D4371" w:themeColor="accent1"/>
        </w:tcBorders>
      </w:tcPr>
    </w:tblStylePr>
  </w:style>
  <w:style w:type="table" w:styleId="GridTable6Colorful-Accent1">
    <w:name w:val="Grid Table 6 Colorful Accent 1"/>
    <w:basedOn w:val="TableNormal"/>
    <w:uiPriority w:val="51"/>
    <w:rsid w:val="00F55FFF"/>
    <w:pPr>
      <w:spacing w:after="0" w:line="240" w:lineRule="auto"/>
    </w:pPr>
    <w:rPr>
      <w:color w:val="093154" w:themeColor="accent1" w:themeShade="BF"/>
    </w:rPr>
    <w:tblPr>
      <w:tblStyleRowBandSize w:val="1"/>
      <w:tblStyleColBandSize w:val="1"/>
      <w:tblBorders>
        <w:top w:val="single" w:sz="4" w:space="0" w:color="3092E7" w:themeColor="accent1" w:themeTint="99"/>
        <w:left w:val="single" w:sz="4" w:space="0" w:color="3092E7" w:themeColor="accent1" w:themeTint="99"/>
        <w:bottom w:val="single" w:sz="4" w:space="0" w:color="3092E7" w:themeColor="accent1" w:themeTint="99"/>
        <w:right w:val="single" w:sz="4" w:space="0" w:color="3092E7" w:themeColor="accent1" w:themeTint="99"/>
        <w:insideH w:val="single" w:sz="4" w:space="0" w:color="3092E7" w:themeColor="accent1" w:themeTint="99"/>
        <w:insideV w:val="single" w:sz="4" w:space="0" w:color="3092E7" w:themeColor="accent1" w:themeTint="99"/>
      </w:tblBorders>
    </w:tblPr>
    <w:tblStylePr w:type="firstRow">
      <w:rPr>
        <w:b/>
        <w:bCs/>
      </w:rPr>
      <w:tblPr/>
      <w:tcPr>
        <w:tcBorders>
          <w:bottom w:val="single" w:sz="12" w:space="0" w:color="3092E7" w:themeColor="accent1" w:themeTint="99"/>
        </w:tcBorders>
      </w:tcPr>
    </w:tblStylePr>
    <w:tblStylePr w:type="lastRow">
      <w:rPr>
        <w:b/>
        <w:bCs/>
      </w:rPr>
      <w:tblPr/>
      <w:tcPr>
        <w:tcBorders>
          <w:top w:val="double" w:sz="4" w:space="0" w:color="3092E7" w:themeColor="accent1" w:themeTint="99"/>
        </w:tcBorders>
      </w:tcPr>
    </w:tblStylePr>
    <w:tblStylePr w:type="firstCol">
      <w:rPr>
        <w:b/>
        <w:bCs/>
      </w:rPr>
    </w:tblStylePr>
    <w:tblStylePr w:type="lastCol">
      <w:rPr>
        <w:b/>
        <w:bCs/>
      </w:rPr>
    </w:tblStylePr>
    <w:tblStylePr w:type="band1Vert">
      <w:tblPr/>
      <w:tcPr>
        <w:shd w:val="clear" w:color="auto" w:fill="B9DAF7" w:themeFill="accent1" w:themeFillTint="33"/>
      </w:tcPr>
    </w:tblStylePr>
    <w:tblStylePr w:type="band1Horz">
      <w:tblPr/>
      <w:tcPr>
        <w:shd w:val="clear" w:color="auto" w:fill="B9DAF7" w:themeFill="accent1" w:themeFillTint="33"/>
      </w:tcPr>
    </w:tblStylePr>
  </w:style>
  <w:style w:type="table" w:customStyle="1" w:styleId="GridTable4-Accent11">
    <w:name w:val="Grid Table 4 - Accent 11"/>
    <w:basedOn w:val="TableNormal"/>
    <w:uiPriority w:val="49"/>
    <w:rsid w:val="00764B8C"/>
    <w:pPr>
      <w:spacing w:after="0" w:line="240" w:lineRule="auto"/>
    </w:pPr>
    <w:tblPr>
      <w:tblStyleRowBandSize w:val="1"/>
      <w:tblStyleColBandSize w:val="1"/>
      <w:tblBorders>
        <w:top w:val="single" w:sz="4" w:space="0" w:color="3092E7" w:themeColor="accent1" w:themeTint="99"/>
        <w:left w:val="single" w:sz="4" w:space="0" w:color="3092E7" w:themeColor="accent1" w:themeTint="99"/>
        <w:bottom w:val="single" w:sz="4" w:space="0" w:color="3092E7" w:themeColor="accent1" w:themeTint="99"/>
        <w:right w:val="single" w:sz="4" w:space="0" w:color="3092E7" w:themeColor="accent1" w:themeTint="99"/>
        <w:insideH w:val="single" w:sz="4" w:space="0" w:color="3092E7" w:themeColor="accent1" w:themeTint="99"/>
        <w:insideV w:val="single" w:sz="4" w:space="0" w:color="3092E7" w:themeColor="accent1" w:themeTint="99"/>
      </w:tblBorders>
    </w:tblPr>
    <w:tblStylePr w:type="firstRow">
      <w:rPr>
        <w:b/>
        <w:bCs/>
        <w:color w:val="FFFFFF" w:themeColor="background1"/>
      </w:rPr>
      <w:tblPr/>
      <w:tcPr>
        <w:tcBorders>
          <w:top w:val="single" w:sz="4" w:space="0" w:color="0D4371" w:themeColor="accent1"/>
          <w:left w:val="single" w:sz="4" w:space="0" w:color="0D4371" w:themeColor="accent1"/>
          <w:bottom w:val="single" w:sz="4" w:space="0" w:color="0D4371" w:themeColor="accent1"/>
          <w:right w:val="single" w:sz="4" w:space="0" w:color="0D4371" w:themeColor="accent1"/>
          <w:insideH w:val="nil"/>
          <w:insideV w:val="nil"/>
        </w:tcBorders>
        <w:shd w:val="clear" w:color="auto" w:fill="0D4371" w:themeFill="accent1"/>
      </w:tcPr>
    </w:tblStylePr>
    <w:tblStylePr w:type="lastRow">
      <w:rPr>
        <w:b/>
        <w:bCs/>
      </w:rPr>
      <w:tblPr/>
      <w:tcPr>
        <w:tcBorders>
          <w:top w:val="double" w:sz="4" w:space="0" w:color="0D4371" w:themeColor="accent1"/>
        </w:tcBorders>
      </w:tcPr>
    </w:tblStylePr>
    <w:tblStylePr w:type="firstCol">
      <w:rPr>
        <w:b/>
        <w:bCs/>
      </w:rPr>
    </w:tblStylePr>
    <w:tblStylePr w:type="lastCol">
      <w:rPr>
        <w:b/>
        <w:bCs/>
      </w:rPr>
    </w:tblStylePr>
    <w:tblStylePr w:type="band1Vert">
      <w:tblPr/>
      <w:tcPr>
        <w:shd w:val="clear" w:color="auto" w:fill="B9DAF7" w:themeFill="accent1" w:themeFillTint="33"/>
      </w:tcPr>
    </w:tblStylePr>
    <w:tblStylePr w:type="band1Horz">
      <w:tblPr/>
      <w:tcPr>
        <w:shd w:val="clear" w:color="auto" w:fill="B9DAF7"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298551">
      <w:bodyDiv w:val="1"/>
      <w:marLeft w:val="0"/>
      <w:marRight w:val="0"/>
      <w:marTop w:val="0"/>
      <w:marBottom w:val="0"/>
      <w:divBdr>
        <w:top w:val="none" w:sz="0" w:space="0" w:color="auto"/>
        <w:left w:val="none" w:sz="0" w:space="0" w:color="auto"/>
        <w:bottom w:val="none" w:sz="0" w:space="0" w:color="auto"/>
        <w:right w:val="none" w:sz="0" w:space="0" w:color="auto"/>
      </w:divBdr>
    </w:div>
    <w:div w:id="183861126">
      <w:bodyDiv w:val="1"/>
      <w:marLeft w:val="0"/>
      <w:marRight w:val="0"/>
      <w:marTop w:val="0"/>
      <w:marBottom w:val="0"/>
      <w:divBdr>
        <w:top w:val="none" w:sz="0" w:space="0" w:color="auto"/>
        <w:left w:val="none" w:sz="0" w:space="0" w:color="auto"/>
        <w:bottom w:val="none" w:sz="0" w:space="0" w:color="auto"/>
        <w:right w:val="none" w:sz="0" w:space="0" w:color="auto"/>
      </w:divBdr>
    </w:div>
    <w:div w:id="201938906">
      <w:bodyDiv w:val="1"/>
      <w:marLeft w:val="0"/>
      <w:marRight w:val="0"/>
      <w:marTop w:val="0"/>
      <w:marBottom w:val="0"/>
      <w:divBdr>
        <w:top w:val="none" w:sz="0" w:space="0" w:color="auto"/>
        <w:left w:val="none" w:sz="0" w:space="0" w:color="auto"/>
        <w:bottom w:val="none" w:sz="0" w:space="0" w:color="auto"/>
        <w:right w:val="none" w:sz="0" w:space="0" w:color="auto"/>
      </w:divBdr>
    </w:div>
    <w:div w:id="554893766">
      <w:bodyDiv w:val="1"/>
      <w:marLeft w:val="0"/>
      <w:marRight w:val="0"/>
      <w:marTop w:val="0"/>
      <w:marBottom w:val="0"/>
      <w:divBdr>
        <w:top w:val="none" w:sz="0" w:space="0" w:color="auto"/>
        <w:left w:val="none" w:sz="0" w:space="0" w:color="auto"/>
        <w:bottom w:val="none" w:sz="0" w:space="0" w:color="auto"/>
        <w:right w:val="none" w:sz="0" w:space="0" w:color="auto"/>
      </w:divBdr>
    </w:div>
    <w:div w:id="585114483">
      <w:bodyDiv w:val="1"/>
      <w:marLeft w:val="0"/>
      <w:marRight w:val="0"/>
      <w:marTop w:val="0"/>
      <w:marBottom w:val="0"/>
      <w:divBdr>
        <w:top w:val="none" w:sz="0" w:space="0" w:color="auto"/>
        <w:left w:val="none" w:sz="0" w:space="0" w:color="auto"/>
        <w:bottom w:val="none" w:sz="0" w:space="0" w:color="auto"/>
        <w:right w:val="none" w:sz="0" w:space="0" w:color="auto"/>
      </w:divBdr>
    </w:div>
    <w:div w:id="660544487">
      <w:bodyDiv w:val="1"/>
      <w:marLeft w:val="0"/>
      <w:marRight w:val="0"/>
      <w:marTop w:val="0"/>
      <w:marBottom w:val="0"/>
      <w:divBdr>
        <w:top w:val="none" w:sz="0" w:space="0" w:color="auto"/>
        <w:left w:val="none" w:sz="0" w:space="0" w:color="auto"/>
        <w:bottom w:val="none" w:sz="0" w:space="0" w:color="auto"/>
        <w:right w:val="none" w:sz="0" w:space="0" w:color="auto"/>
      </w:divBdr>
    </w:div>
    <w:div w:id="719401145">
      <w:bodyDiv w:val="1"/>
      <w:marLeft w:val="0"/>
      <w:marRight w:val="0"/>
      <w:marTop w:val="0"/>
      <w:marBottom w:val="0"/>
      <w:divBdr>
        <w:top w:val="none" w:sz="0" w:space="0" w:color="auto"/>
        <w:left w:val="none" w:sz="0" w:space="0" w:color="auto"/>
        <w:bottom w:val="none" w:sz="0" w:space="0" w:color="auto"/>
        <w:right w:val="none" w:sz="0" w:space="0" w:color="auto"/>
      </w:divBdr>
    </w:div>
    <w:div w:id="1196309539">
      <w:bodyDiv w:val="1"/>
      <w:marLeft w:val="0"/>
      <w:marRight w:val="0"/>
      <w:marTop w:val="0"/>
      <w:marBottom w:val="0"/>
      <w:divBdr>
        <w:top w:val="none" w:sz="0" w:space="0" w:color="auto"/>
        <w:left w:val="none" w:sz="0" w:space="0" w:color="auto"/>
        <w:bottom w:val="none" w:sz="0" w:space="0" w:color="auto"/>
        <w:right w:val="none" w:sz="0" w:space="0" w:color="auto"/>
      </w:divBdr>
    </w:div>
    <w:div w:id="1397975319">
      <w:bodyDiv w:val="1"/>
      <w:marLeft w:val="0"/>
      <w:marRight w:val="0"/>
      <w:marTop w:val="0"/>
      <w:marBottom w:val="0"/>
      <w:divBdr>
        <w:top w:val="none" w:sz="0" w:space="0" w:color="auto"/>
        <w:left w:val="none" w:sz="0" w:space="0" w:color="auto"/>
        <w:bottom w:val="none" w:sz="0" w:space="0" w:color="auto"/>
        <w:right w:val="none" w:sz="0" w:space="0" w:color="auto"/>
      </w:divBdr>
    </w:div>
    <w:div w:id="1483959988">
      <w:bodyDiv w:val="1"/>
      <w:marLeft w:val="0"/>
      <w:marRight w:val="0"/>
      <w:marTop w:val="0"/>
      <w:marBottom w:val="0"/>
      <w:divBdr>
        <w:top w:val="none" w:sz="0" w:space="0" w:color="auto"/>
        <w:left w:val="none" w:sz="0" w:space="0" w:color="auto"/>
        <w:bottom w:val="none" w:sz="0" w:space="0" w:color="auto"/>
        <w:right w:val="none" w:sz="0" w:space="0" w:color="auto"/>
      </w:divBdr>
    </w:div>
    <w:div w:id="1654261698">
      <w:bodyDiv w:val="1"/>
      <w:marLeft w:val="0"/>
      <w:marRight w:val="0"/>
      <w:marTop w:val="0"/>
      <w:marBottom w:val="0"/>
      <w:divBdr>
        <w:top w:val="none" w:sz="0" w:space="0" w:color="auto"/>
        <w:left w:val="none" w:sz="0" w:space="0" w:color="auto"/>
        <w:bottom w:val="none" w:sz="0" w:space="0" w:color="auto"/>
        <w:right w:val="none" w:sz="0" w:space="0" w:color="auto"/>
      </w:divBdr>
    </w:div>
    <w:div w:id="1792675357">
      <w:bodyDiv w:val="1"/>
      <w:marLeft w:val="0"/>
      <w:marRight w:val="0"/>
      <w:marTop w:val="0"/>
      <w:marBottom w:val="0"/>
      <w:divBdr>
        <w:top w:val="none" w:sz="0" w:space="0" w:color="auto"/>
        <w:left w:val="none" w:sz="0" w:space="0" w:color="auto"/>
        <w:bottom w:val="none" w:sz="0" w:space="0" w:color="auto"/>
        <w:right w:val="none" w:sz="0" w:space="0" w:color="auto"/>
      </w:divBdr>
    </w:div>
    <w:div w:id="1976597742">
      <w:bodyDiv w:val="1"/>
      <w:marLeft w:val="0"/>
      <w:marRight w:val="0"/>
      <w:marTop w:val="0"/>
      <w:marBottom w:val="0"/>
      <w:divBdr>
        <w:top w:val="none" w:sz="0" w:space="0" w:color="auto"/>
        <w:left w:val="none" w:sz="0" w:space="0" w:color="auto"/>
        <w:bottom w:val="none" w:sz="0" w:space="0" w:color="auto"/>
        <w:right w:val="none" w:sz="0" w:space="0" w:color="auto"/>
      </w:divBdr>
    </w:div>
    <w:div w:id="2042365652">
      <w:bodyDiv w:val="1"/>
      <w:marLeft w:val="0"/>
      <w:marRight w:val="0"/>
      <w:marTop w:val="0"/>
      <w:marBottom w:val="0"/>
      <w:divBdr>
        <w:top w:val="none" w:sz="0" w:space="0" w:color="auto"/>
        <w:left w:val="none" w:sz="0" w:space="0" w:color="auto"/>
        <w:bottom w:val="none" w:sz="0" w:space="0" w:color="auto"/>
        <w:right w:val="none" w:sz="0" w:space="0" w:color="auto"/>
      </w:divBdr>
    </w:div>
    <w:div w:id="2043164239">
      <w:bodyDiv w:val="1"/>
      <w:marLeft w:val="0"/>
      <w:marRight w:val="0"/>
      <w:marTop w:val="0"/>
      <w:marBottom w:val="0"/>
      <w:divBdr>
        <w:top w:val="none" w:sz="0" w:space="0" w:color="auto"/>
        <w:left w:val="none" w:sz="0" w:space="0" w:color="auto"/>
        <w:bottom w:val="none" w:sz="0" w:space="0" w:color="auto"/>
        <w:right w:val="none" w:sz="0" w:space="0" w:color="auto"/>
      </w:divBdr>
    </w:div>
    <w:div w:id="2144302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PMG Intelligence-Theme Final">
  <a:themeElements>
    <a:clrScheme name="PMG Intelligence F1">
      <a:dk1>
        <a:srgbClr val="606060"/>
      </a:dk1>
      <a:lt1>
        <a:srgbClr val="FFFFFF"/>
      </a:lt1>
      <a:dk2>
        <a:srgbClr val="062138"/>
      </a:dk2>
      <a:lt2>
        <a:srgbClr val="FBF8F6"/>
      </a:lt2>
      <a:accent1>
        <a:srgbClr val="0D4371"/>
      </a:accent1>
      <a:accent2>
        <a:srgbClr val="01BCFF"/>
      </a:accent2>
      <a:accent3>
        <a:srgbClr val="0099D6"/>
      </a:accent3>
      <a:accent4>
        <a:srgbClr val="016E99"/>
      </a:accent4>
      <a:accent5>
        <a:srgbClr val="36A1F9"/>
      </a:accent5>
      <a:accent6>
        <a:srgbClr val="86C55B"/>
      </a:accent6>
      <a:hlink>
        <a:srgbClr val="0071C3"/>
      </a:hlink>
      <a:folHlink>
        <a:srgbClr val="2D9EC0"/>
      </a:folHlink>
    </a:clrScheme>
    <a:fontScheme name="PMG Intelligence F1">
      <a:majorFont>
        <a:latin typeface="Oswald"/>
        <a:ea typeface=""/>
        <a:cs typeface=""/>
      </a:majorFont>
      <a:minorFont>
        <a:latin typeface="Roboto Condense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PMG Intelligence-Theme Final" id="{F53A0311-D9EC-4C86-B01D-2DD82A2CE6C2}" vid="{37301E01-4265-470B-AA5D-C9008252355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154C62137E3F84CB263BAE0FD6F9883" ma:contentTypeVersion="14" ma:contentTypeDescription="Create a new document." ma:contentTypeScope="" ma:versionID="839a284c57a024f79f8fe897cddbe6ac">
  <xsd:schema xmlns:xsd="http://www.w3.org/2001/XMLSchema" xmlns:xs="http://www.w3.org/2001/XMLSchema" xmlns:p="http://schemas.microsoft.com/office/2006/metadata/properties" xmlns:ns2="14e3c7c6-9d5b-4e74-b669-841fbd4979af" xmlns:ns3="6fc1474c-445d-490a-97f5-2bcfb05ef900" targetNamespace="http://schemas.microsoft.com/office/2006/metadata/properties" ma:root="true" ma:fieldsID="5d014c1f6f213f2813ce8a06d79784b3" ns2:_="" ns3:_="">
    <xsd:import namespace="14e3c7c6-9d5b-4e74-b669-841fbd4979af"/>
    <xsd:import namespace="6fc1474c-445d-490a-97f5-2bcfb05ef90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e3c7c6-9d5b-4e74-b669-841fbd4979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0930f44-5f55-48cf-a6cf-500508a5869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c1474c-445d-490a-97f5-2bcfb05ef90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b1876c1f-9d78-4149-8bc4-e4bba1f538ce}" ma:internalName="TaxCatchAll" ma:showField="CatchAllData" ma:web="6fc1474c-445d-490a-97f5-2bcfb05ef9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4e3c7c6-9d5b-4e74-b669-841fbd4979af">
      <Terms xmlns="http://schemas.microsoft.com/office/infopath/2007/PartnerControls"/>
    </lcf76f155ced4ddcb4097134ff3c332f>
    <TaxCatchAll xmlns="6fc1474c-445d-490a-97f5-2bcfb05ef900" xsi:nil="true"/>
  </documentManagement>
</p:properties>
</file>

<file path=customXml/itemProps1.xml><?xml version="1.0" encoding="utf-8"?>
<ds:datastoreItem xmlns:ds="http://schemas.openxmlformats.org/officeDocument/2006/customXml" ds:itemID="{68E56305-2CA5-4825-BC16-DD89A51A70B6}">
  <ds:schemaRefs>
    <ds:schemaRef ds:uri="http://schemas.openxmlformats.org/officeDocument/2006/bibliography"/>
  </ds:schemaRefs>
</ds:datastoreItem>
</file>

<file path=customXml/itemProps2.xml><?xml version="1.0" encoding="utf-8"?>
<ds:datastoreItem xmlns:ds="http://schemas.openxmlformats.org/officeDocument/2006/customXml" ds:itemID="{1A3BB13D-834C-42A6-9ACD-9EFF99A9D20D}"/>
</file>

<file path=customXml/itemProps3.xml><?xml version="1.0" encoding="utf-8"?>
<ds:datastoreItem xmlns:ds="http://schemas.openxmlformats.org/officeDocument/2006/customXml" ds:itemID="{B7295BE2-7F25-425C-98F1-B9D46E0D5757}"/>
</file>

<file path=customXml/itemProps4.xml><?xml version="1.0" encoding="utf-8"?>
<ds:datastoreItem xmlns:ds="http://schemas.openxmlformats.org/officeDocument/2006/customXml" ds:itemID="{D0332CE1-604D-4169-9B98-95C4755DC9CF}"/>
</file>

<file path=docProps/app.xml><?xml version="1.0" encoding="utf-8"?>
<Properties xmlns="http://schemas.openxmlformats.org/officeDocument/2006/extended-properties" xmlns:vt="http://schemas.openxmlformats.org/officeDocument/2006/docPropsVTypes">
  <Template>Normal</Template>
  <TotalTime>5</TotalTime>
  <Pages>1</Pages>
  <Words>4283</Words>
  <Characters>24418</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Toscano</dc:creator>
  <cp:keywords/>
  <dc:description/>
  <cp:lastModifiedBy>Tierney Mimeault</cp:lastModifiedBy>
  <cp:revision>3</cp:revision>
  <cp:lastPrinted>2019-06-03T13:46:00Z</cp:lastPrinted>
  <dcterms:created xsi:type="dcterms:W3CDTF">2020-06-17T16:16:00Z</dcterms:created>
  <dcterms:modified xsi:type="dcterms:W3CDTF">2020-06-17T16:17:00Z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0x010100F154C62137E3F84CB263BAE0FD6F9883</vt:lpwstr>
  </property>
</Properties>
</file>